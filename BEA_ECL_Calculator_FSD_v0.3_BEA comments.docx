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D3B1E" w14:textId="77777777" w:rsidR="00DF288B" w:rsidRDefault="00DF288B">
      <w:pPr>
        <w:rPr>
          <w:rFonts w:ascii="Arial" w:hAnsi="Arial" w:cs="Arial"/>
        </w:rPr>
      </w:pPr>
      <w:bookmarkStart w:id="0" w:name="_GoBack"/>
      <w:bookmarkEnd w:id="0"/>
    </w:p>
    <w:p w14:paraId="55C19AC8" w14:textId="77777777" w:rsidR="00DF288B" w:rsidRDefault="006D6C31" w:rsidP="00DF288B">
      <w:pPr>
        <w:pBdr>
          <w:bottom w:val="single" w:sz="4" w:space="1" w:color="auto"/>
        </w:pBdr>
        <w:rPr>
          <w:rFonts w:ascii="Arial" w:hAnsi="Arial" w:cs="Arial"/>
        </w:rPr>
      </w:pPr>
      <w:r w:rsidRPr="00BD01CA">
        <w:rPr>
          <w:rStyle w:val="Strong"/>
          <w:rFonts w:ascii="Arial" w:hAnsi="Arial" w:cs="Arial"/>
          <w:color w:val="333333"/>
          <w:sz w:val="21"/>
          <w:szCs w:val="21"/>
          <w:shd w:val="clear" w:color="auto" w:fill="FFFFFF"/>
        </w:rPr>
        <w:t>2019-09-09</w:t>
      </w:r>
    </w:p>
    <w:p w14:paraId="7F5BBCED" w14:textId="77777777" w:rsidR="00DF288B" w:rsidRDefault="00DF288B" w:rsidP="00DF288B">
      <w:pPr>
        <w:spacing w:after="0" w:line="240" w:lineRule="auto"/>
        <w:rPr>
          <w:rFonts w:ascii="Arial" w:hAnsi="Arial" w:cs="Arial"/>
          <w:color w:val="00B0F0"/>
          <w:sz w:val="72"/>
          <w:szCs w:val="72"/>
        </w:rPr>
      </w:pPr>
    </w:p>
    <w:p w14:paraId="7D6BBADE" w14:textId="77777777" w:rsidR="0055302D" w:rsidRDefault="006D6C31" w:rsidP="004917E7">
      <w:pPr>
        <w:spacing w:after="0" w:line="240" w:lineRule="auto"/>
        <w:rPr>
          <w:del w:id="1" w:author="Lo Yuen San, Sandy (non-empl)" w:date="2019-11-21T22:13:00Z"/>
          <w:rFonts w:ascii="Arial" w:hAnsi="Arial" w:cs="Arial"/>
          <w:b/>
          <w:bCs/>
          <w:color w:val="00B0F0"/>
          <w:sz w:val="56"/>
          <w:szCs w:val="56"/>
        </w:rPr>
      </w:pPr>
      <w:r>
        <w:rPr>
          <w:rFonts w:ascii="Arial" w:hAnsi="Arial" w:cs="Arial"/>
          <w:b/>
          <w:bCs/>
          <w:color w:val="00B0F0"/>
          <w:sz w:val="56"/>
          <w:szCs w:val="56"/>
        </w:rPr>
        <w:t>Real-Time ECL Calculator</w:t>
      </w:r>
      <w:del w:id="2" w:author="Lo Yuen San, Sandy (non-empl)" w:date="2019-11-21T22:13:00Z">
        <w:r w:rsidR="0055302D">
          <w:rPr>
            <w:rFonts w:ascii="Arial" w:hAnsi="Arial" w:cs="Arial"/>
            <w:b/>
            <w:bCs/>
            <w:color w:val="00B0F0"/>
            <w:sz w:val="56"/>
            <w:szCs w:val="56"/>
          </w:rPr>
          <w:delText>–</w:delText>
        </w:r>
        <w:r w:rsidR="00046CA5">
          <w:rPr>
            <w:rFonts w:ascii="Arial" w:hAnsi="Arial" w:cs="Arial"/>
            <w:b/>
            <w:bCs/>
            <w:color w:val="00B0F0"/>
            <w:sz w:val="56"/>
            <w:szCs w:val="56"/>
          </w:rPr>
          <w:delText xml:space="preserve"> </w:delText>
        </w:r>
      </w:del>
    </w:p>
    <w:p w14:paraId="28ECD0B5" w14:textId="77777777" w:rsidR="00DF288B" w:rsidRPr="00C55774" w:rsidRDefault="006D6C31" w:rsidP="004917E7">
      <w:pPr>
        <w:spacing w:after="0" w:line="240" w:lineRule="auto"/>
        <w:rPr>
          <w:rFonts w:ascii="Arial" w:hAnsi="Arial" w:cs="Arial"/>
          <w:color w:val="00B0F0"/>
          <w:sz w:val="56"/>
          <w:szCs w:val="56"/>
        </w:rPr>
      </w:pPr>
      <w:ins w:id="3" w:author="Lo Yuen San, Sandy (non-empl)" w:date="2019-11-21T22:13:00Z">
        <w:r>
          <w:rPr>
            <w:rFonts w:ascii="Arial" w:hAnsi="Arial" w:cs="Arial"/>
            <w:b/>
            <w:bCs/>
            <w:color w:val="00B0F0"/>
            <w:sz w:val="56"/>
            <w:szCs w:val="56"/>
          </w:rPr>
          <w:t xml:space="preserve"> - </w:t>
        </w:r>
      </w:ins>
      <w:r>
        <w:rPr>
          <w:rFonts w:ascii="Arial" w:hAnsi="Arial" w:cs="Arial"/>
          <w:b/>
          <w:bCs/>
          <w:color w:val="00B0F0"/>
          <w:sz w:val="56"/>
          <w:szCs w:val="56"/>
        </w:rPr>
        <w:t>Functional Specification</w:t>
      </w:r>
      <w:ins w:id="4" w:author="Lo Yuen San, Sandy (non-empl)" w:date="2019-11-21T22:13:00Z">
        <w:r>
          <w:rPr>
            <w:rFonts w:ascii="Arial" w:hAnsi="Arial" w:cs="Arial"/>
            <w:b/>
            <w:bCs/>
            <w:color w:val="00B0F0"/>
            <w:sz w:val="56"/>
            <w:szCs w:val="56"/>
          </w:rPr>
          <w:t xml:space="preserve"> (Phase 1)</w:t>
        </w:r>
      </w:ins>
    </w:p>
    <w:p w14:paraId="200F858D" w14:textId="77777777" w:rsidR="00DF288B" w:rsidRDefault="00DF288B" w:rsidP="00DF288B">
      <w:pPr>
        <w:spacing w:after="0" w:line="240" w:lineRule="auto"/>
        <w:rPr>
          <w:rFonts w:ascii="Arial" w:hAnsi="Arial" w:cs="Arial"/>
          <w:i/>
          <w:iCs/>
          <w:color w:val="000000" w:themeColor="text1"/>
          <w:sz w:val="28"/>
          <w:szCs w:val="28"/>
        </w:rPr>
      </w:pPr>
    </w:p>
    <w:p w14:paraId="0E8324E1" w14:textId="77777777" w:rsidR="00DF288B" w:rsidRDefault="006D6C31" w:rsidP="00DF288B">
      <w:pPr>
        <w:spacing w:after="0" w:line="240" w:lineRule="auto"/>
        <w:rPr>
          <w:rFonts w:ascii="Arial" w:hAnsi="Arial" w:cs="Arial"/>
          <w:i/>
          <w:iCs/>
          <w:color w:val="000000" w:themeColor="text1"/>
          <w:sz w:val="28"/>
          <w:szCs w:val="28"/>
        </w:rPr>
      </w:pPr>
      <w:r w:rsidRPr="009C102E">
        <w:rPr>
          <w:rFonts w:ascii="Arial" w:hAnsi="Arial" w:cs="Arial"/>
          <w:i/>
          <w:iCs/>
          <w:color w:val="000000" w:themeColor="text1"/>
          <w:sz w:val="28"/>
          <w:szCs w:val="28"/>
        </w:rPr>
        <w:t>prepared for</w:t>
      </w:r>
    </w:p>
    <w:p w14:paraId="582A771F" w14:textId="77777777" w:rsidR="00DF288B" w:rsidRPr="009C102E" w:rsidRDefault="00DF288B" w:rsidP="00DF288B">
      <w:pPr>
        <w:spacing w:after="0" w:line="240" w:lineRule="auto"/>
        <w:rPr>
          <w:rFonts w:ascii="Arial" w:hAnsi="Arial" w:cs="Arial"/>
          <w:i/>
          <w:iCs/>
          <w:color w:val="000000" w:themeColor="text1"/>
          <w:sz w:val="28"/>
          <w:szCs w:val="28"/>
        </w:rPr>
      </w:pPr>
    </w:p>
    <w:p w14:paraId="7028C09E" w14:textId="77777777" w:rsidR="0055302D" w:rsidRDefault="0055302D" w:rsidP="00DF288B">
      <w:pPr>
        <w:spacing w:after="0" w:line="240" w:lineRule="auto"/>
        <w:rPr>
          <w:del w:id="5" w:author="Lo Yuen San, Sandy (non-empl)" w:date="2019-11-21T22:13:00Z"/>
          <w:rFonts w:ascii="Arial" w:hAnsi="Arial" w:cs="Arial"/>
          <w:i/>
          <w:iCs/>
          <w:color w:val="000000" w:themeColor="text1"/>
          <w:sz w:val="28"/>
          <w:szCs w:val="28"/>
        </w:rPr>
      </w:pPr>
      <w:del w:id="6" w:author="Lo Yuen San, Sandy (non-empl)" w:date="2019-11-21T22:13:00Z">
        <w:r>
          <w:rPr>
            <w:rFonts w:ascii="Arial" w:hAnsi="Arial" w:cs="Arial"/>
            <w:i/>
            <w:iCs/>
            <w:color w:val="000000" w:themeColor="text1"/>
            <w:sz w:val="28"/>
            <w:szCs w:val="28"/>
          </w:rPr>
          <w:delText>BEA</w:delText>
        </w:r>
      </w:del>
    </w:p>
    <w:p w14:paraId="66725DDD" w14:textId="77777777" w:rsidR="00DF288B" w:rsidRPr="009C102E" w:rsidRDefault="00DF288B" w:rsidP="00DF288B">
      <w:pPr>
        <w:spacing w:after="0" w:line="240" w:lineRule="auto"/>
        <w:rPr>
          <w:del w:id="7" w:author="Lo Yuen San, Sandy (non-empl)" w:date="2019-11-21T22:13:00Z"/>
          <w:rFonts w:ascii="Arial" w:hAnsi="Arial" w:cs="Arial"/>
          <w:i/>
          <w:iCs/>
          <w:color w:val="000000" w:themeColor="text1"/>
          <w:sz w:val="28"/>
          <w:szCs w:val="28"/>
        </w:rPr>
      </w:pPr>
    </w:p>
    <w:p w14:paraId="4C87D9DA" w14:textId="77777777" w:rsidR="00DF288B" w:rsidRDefault="00DF288B" w:rsidP="00DF288B">
      <w:pPr>
        <w:rPr>
          <w:del w:id="8" w:author="Lo Yuen San, Sandy (non-empl)" w:date="2019-11-21T22:13:00Z"/>
          <w:rFonts w:ascii="Arial" w:hAnsi="Arial" w:cs="Arial"/>
          <w:color w:val="00B0F0"/>
          <w:sz w:val="24"/>
          <w:szCs w:val="24"/>
          <w:lang w:val="fr-CA"/>
        </w:rPr>
      </w:pPr>
    </w:p>
    <w:p w14:paraId="12BD4F9F" w14:textId="77777777" w:rsidR="0055302D" w:rsidRPr="00BD01CA" w:rsidRDefault="0055302D" w:rsidP="00DF288B">
      <w:pPr>
        <w:rPr>
          <w:del w:id="9" w:author="Lo Yuen San, Sandy (non-empl)" w:date="2019-11-21T22:13:00Z"/>
          <w:rFonts w:ascii="Arial" w:hAnsi="Arial" w:cs="Arial"/>
          <w:color w:val="00B0F0"/>
          <w:sz w:val="24"/>
          <w:szCs w:val="24"/>
          <w:lang w:val="fr-CA"/>
        </w:rPr>
        <w:sectPr w:rsidR="0055302D" w:rsidRPr="00BD01CA" w:rsidSect="00DF288B">
          <w:headerReference w:type="default" r:id="rId8"/>
          <w:footerReference w:type="default" r:id="rId9"/>
          <w:headerReference w:type="first" r:id="rId10"/>
          <w:footerReference w:type="first" r:id="rId11"/>
          <w:pgSz w:w="12240" w:h="15840"/>
          <w:pgMar w:top="1440" w:right="1440" w:bottom="1440" w:left="1440" w:header="288" w:footer="720" w:gutter="0"/>
          <w:cols w:space="720"/>
          <w:titlePg/>
          <w:docGrid w:linePitch="360"/>
        </w:sectPr>
      </w:pPr>
    </w:p>
    <w:p w14:paraId="03A44EEC" w14:textId="77777777" w:rsidR="00DF288B" w:rsidRPr="00BD01CA" w:rsidRDefault="00DF288B" w:rsidP="00DF288B">
      <w:pPr>
        <w:pBdr>
          <w:top w:val="single" w:sz="4" w:space="1" w:color="auto"/>
        </w:pBdr>
        <w:rPr>
          <w:del w:id="10" w:author="Lo Yuen San, Sandy (non-empl)" w:date="2019-11-21T22:13:00Z"/>
          <w:rFonts w:ascii="Arial" w:hAnsi="Arial" w:cs="Arial"/>
          <w:color w:val="00B0F0"/>
          <w:sz w:val="2"/>
          <w:szCs w:val="2"/>
          <w:lang w:val="fr-CA"/>
        </w:rPr>
      </w:pPr>
    </w:p>
    <w:p w14:paraId="51746423" w14:textId="77777777" w:rsidR="00DF288B" w:rsidRDefault="00DF288B" w:rsidP="00DF288B">
      <w:pPr>
        <w:spacing w:after="0" w:line="240" w:lineRule="auto"/>
        <w:rPr>
          <w:ins w:id="11" w:author="Lo Yuen San, Sandy (non-empl)" w:date="2019-11-21T22:13:00Z"/>
          <w:rFonts w:ascii="Arial" w:hAnsi="Arial" w:cs="Arial"/>
          <w:color w:val="000000" w:themeColor="text1"/>
          <w:sz w:val="36"/>
          <w:szCs w:val="36"/>
        </w:rPr>
      </w:pPr>
    </w:p>
    <w:p w14:paraId="79327997" w14:textId="77777777" w:rsidR="00DF288B" w:rsidRPr="0075656A" w:rsidRDefault="00DF288B" w:rsidP="00DF288B">
      <w:pPr>
        <w:pBdr>
          <w:bottom w:val="single" w:sz="4" w:space="0" w:color="auto"/>
        </w:pBdr>
        <w:jc w:val="center"/>
        <w:rPr>
          <w:ins w:id="12" w:author="Lo Yuen San, Sandy (non-empl)" w:date="2019-11-21T22:13:00Z"/>
          <w:rFonts w:ascii="Arial" w:hAnsi="Arial" w:cs="Arial"/>
          <w:color w:val="000000" w:themeColor="text1"/>
          <w:sz w:val="32"/>
          <w:szCs w:val="32"/>
        </w:rPr>
      </w:pPr>
    </w:p>
    <w:p w14:paraId="206F7EC2" w14:textId="77777777" w:rsidR="00DF288B" w:rsidRPr="009C102E" w:rsidRDefault="00DF288B" w:rsidP="00DF288B">
      <w:pPr>
        <w:rPr>
          <w:ins w:id="13" w:author="Lo Yuen San, Sandy (non-empl)" w:date="2019-11-21T22:13:00Z"/>
          <w:rFonts w:ascii="Arial" w:hAnsi="Arial" w:cs="Arial"/>
          <w:b/>
          <w:bCs/>
          <w:color w:val="00B0F0"/>
          <w:sz w:val="24"/>
          <w:szCs w:val="24"/>
        </w:rPr>
      </w:pPr>
    </w:p>
    <w:tbl>
      <w:tblPr>
        <w:tblW w:w="10607" w:type="dxa"/>
        <w:tblLook w:val="04A0" w:firstRow="1" w:lastRow="0" w:firstColumn="1" w:lastColumn="0" w:noHBand="0" w:noVBand="1"/>
      </w:tblPr>
      <w:tblGrid>
        <w:gridCol w:w="2893"/>
        <w:gridCol w:w="3245"/>
        <w:gridCol w:w="4469"/>
      </w:tblGrid>
      <w:tr w:rsidR="00FA5C19" w14:paraId="0C6350A5" w14:textId="77777777" w:rsidTr="00DF288B">
        <w:trPr>
          <w:trHeight w:val="1606"/>
          <w:ins w:id="14" w:author="Lo Yuen San, Sandy (non-empl)" w:date="2019-11-21T22:13:00Z"/>
        </w:trPr>
        <w:tc>
          <w:tcPr>
            <w:tcW w:w="2893" w:type="dxa"/>
          </w:tcPr>
          <w:p w14:paraId="705E9757" w14:textId="77777777" w:rsidR="004917E7" w:rsidRPr="00BD01CA" w:rsidRDefault="004917E7" w:rsidP="00DF288B">
            <w:pPr>
              <w:rPr>
                <w:ins w:id="15" w:author="Lo Yuen San, Sandy (non-empl)" w:date="2019-11-21T22:13:00Z"/>
                <w:rFonts w:ascii="Arial" w:hAnsi="Arial" w:cs="Arial"/>
                <w:sz w:val="16"/>
                <w:szCs w:val="16"/>
                <w:lang w:val="fr-CA"/>
              </w:rPr>
            </w:pPr>
          </w:p>
          <w:p w14:paraId="77E0CDA7" w14:textId="77777777" w:rsidR="00DF288B" w:rsidRPr="00BD01CA" w:rsidRDefault="00DF288B" w:rsidP="00DF288B">
            <w:pPr>
              <w:rPr>
                <w:ins w:id="16" w:author="Lo Yuen San, Sandy (non-empl)" w:date="2019-11-21T22:13:00Z"/>
                <w:rFonts w:ascii="Arial" w:hAnsi="Arial" w:cs="Arial"/>
                <w:sz w:val="20"/>
                <w:szCs w:val="20"/>
                <w:lang w:val="fr-CA"/>
              </w:rPr>
            </w:pPr>
          </w:p>
        </w:tc>
        <w:tc>
          <w:tcPr>
            <w:tcW w:w="3245" w:type="dxa"/>
          </w:tcPr>
          <w:p w14:paraId="063E72FD" w14:textId="77777777" w:rsidR="00DF288B" w:rsidRPr="00BD01CA" w:rsidRDefault="00DF288B" w:rsidP="00DF288B">
            <w:pPr>
              <w:rPr>
                <w:ins w:id="17" w:author="Lo Yuen San, Sandy (non-empl)" w:date="2019-11-21T22:13:00Z"/>
                <w:rFonts w:ascii="Arial" w:hAnsi="Arial" w:cs="Arial"/>
                <w:sz w:val="20"/>
                <w:szCs w:val="20"/>
                <w:lang w:val="fr-CA"/>
              </w:rPr>
            </w:pPr>
          </w:p>
        </w:tc>
        <w:tc>
          <w:tcPr>
            <w:tcW w:w="4469" w:type="dxa"/>
          </w:tcPr>
          <w:p w14:paraId="24CDF601" w14:textId="77777777" w:rsidR="00DF288B" w:rsidRPr="00BD01CA" w:rsidRDefault="00DF288B" w:rsidP="00DF288B">
            <w:pPr>
              <w:rPr>
                <w:ins w:id="18" w:author="Lo Yuen San, Sandy (non-empl)" w:date="2019-11-21T22:13:00Z"/>
                <w:rFonts w:ascii="Arial" w:hAnsi="Arial" w:cs="Arial"/>
                <w:sz w:val="20"/>
                <w:szCs w:val="20"/>
                <w:lang w:val="fr-CA"/>
              </w:rPr>
            </w:pPr>
          </w:p>
        </w:tc>
      </w:tr>
    </w:tbl>
    <w:p w14:paraId="591979F8" w14:textId="77777777" w:rsidR="00DF288B" w:rsidRPr="00BD01CA" w:rsidRDefault="00DF288B" w:rsidP="00DF288B">
      <w:pPr>
        <w:rPr>
          <w:ins w:id="19" w:author="Lo Yuen San, Sandy (non-empl)" w:date="2019-11-21T22:13:00Z"/>
          <w:rFonts w:ascii="Arial" w:hAnsi="Arial" w:cs="Arial"/>
          <w:color w:val="00B0F0"/>
          <w:sz w:val="24"/>
          <w:szCs w:val="24"/>
          <w:lang w:val="fr-CA"/>
        </w:rPr>
        <w:sectPr w:rsidR="00DF288B" w:rsidRPr="00BD01CA" w:rsidSect="00DF288B">
          <w:headerReference w:type="default" r:id="rId12"/>
          <w:footerReference w:type="default" r:id="rId13"/>
          <w:headerReference w:type="first" r:id="rId14"/>
          <w:footerReference w:type="first" r:id="rId15"/>
          <w:pgSz w:w="12240" w:h="15840"/>
          <w:pgMar w:top="1440" w:right="1440" w:bottom="1440" w:left="1440" w:header="288" w:footer="720" w:gutter="0"/>
          <w:cols w:space="720"/>
          <w:titlePg/>
          <w:docGrid w:linePitch="360"/>
        </w:sectPr>
      </w:pPr>
    </w:p>
    <w:p w14:paraId="4169097E" w14:textId="77777777" w:rsidR="00DF288B" w:rsidRPr="00BD01CA" w:rsidRDefault="00DF288B" w:rsidP="00DF288B">
      <w:pPr>
        <w:pBdr>
          <w:top w:val="single" w:sz="4" w:space="1" w:color="auto"/>
        </w:pBdr>
        <w:rPr>
          <w:ins w:id="30" w:author="Lo Yuen San, Sandy (non-empl)" w:date="2019-11-21T22:13:00Z"/>
          <w:rFonts w:ascii="Arial" w:hAnsi="Arial" w:cs="Arial"/>
          <w:color w:val="00B0F0"/>
          <w:sz w:val="2"/>
          <w:szCs w:val="2"/>
          <w:lang w:val="fr-CA"/>
        </w:rPr>
      </w:pPr>
    </w:p>
    <w:bookmarkStart w:id="31" w:name="scroll-bookmark-1" w:displacedByCustomXml="next"/>
    <w:bookmarkEnd w:id="31" w:displacedByCustomXml="next"/>
    <w:bookmarkStart w:id="32" w:name="_Toc388619975" w:displacedByCustomXml="next"/>
    <w:sdt>
      <w:sdtPr>
        <w:rPr>
          <w:rFonts w:asciiTheme="minorHAnsi" w:eastAsiaTheme="minorEastAsia" w:hAnsiTheme="minorHAnsi" w:cstheme="minorBidi"/>
          <w:b w:val="0"/>
          <w:bCs w:val="0"/>
          <w:color w:val="auto"/>
          <w:sz w:val="22"/>
          <w:szCs w:val="22"/>
          <w:lang w:eastAsia="zh-CN"/>
        </w:rPr>
        <w:id w:val="1734577713"/>
        <w:docPartObj>
          <w:docPartGallery w:val="Table of Contents"/>
          <w:docPartUnique/>
        </w:docPartObj>
      </w:sdtPr>
      <w:sdtEndPr>
        <w:rPr>
          <w:noProof/>
        </w:rPr>
      </w:sdtEndPr>
      <w:sdtContent>
        <w:p w14:paraId="759DFDE9" w14:textId="77777777" w:rsidR="00BD01CA" w:rsidRDefault="006D6C31">
          <w:pPr>
            <w:pStyle w:val="TOCHeading"/>
          </w:pPr>
          <w:r>
            <w:t>Table of Contents</w:t>
          </w:r>
        </w:p>
        <w:p w14:paraId="4922DD5D" w14:textId="77777777" w:rsidR="00FA5C19" w:rsidRDefault="006D6C31">
          <w:pPr>
            <w:pStyle w:val="TOC1"/>
            <w:tabs>
              <w:tab w:val="right" w:leader="dot" w:pos="9350"/>
            </w:tabs>
            <w:rPr>
              <w:noProof/>
            </w:rPr>
          </w:pPr>
          <w:r>
            <w:fldChar w:fldCharType="begin"/>
          </w:r>
          <w:r>
            <w:instrText xml:space="preserve"> TOC \o "1-3" \h \z \u </w:instrText>
          </w:r>
          <w:r>
            <w:fldChar w:fldCharType="separate"/>
          </w:r>
          <w:r w:rsidR="009E4260">
            <w:fldChar w:fldCharType="begin"/>
          </w:r>
          <w:r w:rsidR="009E4260">
            <w:instrText xml:space="preserve"> HYPERLINK \l "_Toc256000000" </w:instrText>
          </w:r>
          <w:r w:rsidR="009E4260">
            <w:fldChar w:fldCharType="separate"/>
          </w:r>
          <w:ins w:id="33" w:author="Lo Yuen San, Sandy (non-empl)" w:date="2019-11-21T22:13:00Z">
            <w:r>
              <w:rPr>
                <w:rStyle w:val="Hyperlink"/>
              </w:rPr>
              <w:t xml:space="preserve">Change </w:t>
            </w:r>
          </w:ins>
          <w:r>
            <w:rPr>
              <w:rStyle w:val="Hyperlink"/>
            </w:rPr>
            <w:t>Summary</w:t>
          </w:r>
          <w:r>
            <w:tab/>
          </w:r>
          <w:r>
            <w:fldChar w:fldCharType="begin"/>
          </w:r>
          <w:r>
            <w:instrText xml:space="preserve"> PAGEREF _Toc256000000 \h </w:instrText>
          </w:r>
          <w:r>
            <w:fldChar w:fldCharType="separate"/>
          </w:r>
          <w:r>
            <w:t>4</w:t>
          </w:r>
          <w:r>
            <w:fldChar w:fldCharType="end"/>
          </w:r>
          <w:r w:rsidR="009E4260">
            <w:fldChar w:fldCharType="end"/>
          </w:r>
        </w:p>
        <w:p w14:paraId="59930D3A" w14:textId="77777777" w:rsidR="00FA5C19" w:rsidRDefault="009E4260">
          <w:pPr>
            <w:pStyle w:val="TOC1"/>
            <w:tabs>
              <w:tab w:val="right" w:leader="dot" w:pos="9350"/>
            </w:tabs>
            <w:rPr>
              <w:noProof/>
            </w:rPr>
          </w:pPr>
          <w:r>
            <w:fldChar w:fldCharType="begin"/>
          </w:r>
          <w:r>
            <w:instrText xml:space="preserve"> HYPERLINK \l "_Toc256000001" </w:instrText>
          </w:r>
          <w:r>
            <w:fldChar w:fldCharType="separate"/>
          </w:r>
          <w:del w:id="34" w:author="Lo Yuen San, Sandy (non-empl)" w:date="2019-11-21T22:13:00Z">
            <w:r w:rsidR="00046CA5">
              <w:rPr>
                <w:rStyle w:val="Hyperlink"/>
              </w:rPr>
              <w:delText>Functional Flows</w:delText>
            </w:r>
            <w:r w:rsidR="00046CA5">
              <w:tab/>
            </w:r>
          </w:del>
          <w:ins w:id="35" w:author="Lo Yuen San, Sandy (non-empl)" w:date="2019-11-21T22:13:00Z">
            <w:r w:rsidR="006D6C31">
              <w:rPr>
                <w:rStyle w:val="Hyperlink"/>
              </w:rPr>
              <w:t>Summary</w:t>
            </w:r>
            <w:r w:rsidR="006D6C31">
              <w:tab/>
            </w:r>
          </w:ins>
          <w:r w:rsidR="006D6C31">
            <w:fldChar w:fldCharType="begin"/>
          </w:r>
          <w:r w:rsidR="006D6C31">
            <w:instrText xml:space="preserve"> PAGEREF _Toc256000001 \h </w:instrText>
          </w:r>
          <w:r w:rsidR="006D6C31">
            <w:fldChar w:fldCharType="separate"/>
          </w:r>
          <w:r w:rsidR="006D6C31">
            <w:t>6</w:t>
          </w:r>
          <w:r w:rsidR="006D6C31">
            <w:fldChar w:fldCharType="end"/>
          </w:r>
          <w:r>
            <w:fldChar w:fldCharType="end"/>
          </w:r>
        </w:p>
        <w:p w14:paraId="796F5F1B" w14:textId="77777777" w:rsidR="00FA5C19" w:rsidRDefault="009E4260">
          <w:pPr>
            <w:pStyle w:val="TOC1"/>
            <w:tabs>
              <w:tab w:val="right" w:leader="dot" w:pos="9350"/>
            </w:tabs>
            <w:rPr>
              <w:noProof/>
            </w:rPr>
          </w:pPr>
          <w:r>
            <w:fldChar w:fldCharType="begin"/>
          </w:r>
          <w:r>
            <w:instrText xml:space="preserve"> HYPERLINK \l "_Toc256000002" </w:instrText>
          </w:r>
          <w:r>
            <w:fldChar w:fldCharType="separate"/>
          </w:r>
          <w:del w:id="36" w:author="Lo Yuen San, Sandy (non-empl)" w:date="2019-11-21T22:13:00Z">
            <w:r w:rsidR="00046CA5">
              <w:rPr>
                <w:rStyle w:val="Hyperlink"/>
              </w:rPr>
              <w:delText>Instrument Coverage</w:delText>
            </w:r>
          </w:del>
          <w:ins w:id="37" w:author="Lo Yuen San, Sandy (non-empl)" w:date="2019-11-21T22:13:00Z">
            <w:r w:rsidR="006D6C31">
              <w:rPr>
                <w:rStyle w:val="Hyperlink"/>
              </w:rPr>
              <w:t>Functional Flows</w:t>
            </w:r>
          </w:ins>
          <w:r w:rsidR="006D6C31">
            <w:tab/>
          </w:r>
          <w:r w:rsidR="006D6C31">
            <w:fldChar w:fldCharType="begin"/>
          </w:r>
          <w:r w:rsidR="006D6C31">
            <w:instrText xml:space="preserve"> PAGEREF _Toc256000002 \h </w:instrText>
          </w:r>
          <w:r w:rsidR="006D6C31">
            <w:fldChar w:fldCharType="separate"/>
          </w:r>
          <w:r w:rsidR="006D6C31">
            <w:t>6</w:t>
          </w:r>
          <w:r w:rsidR="006D6C31">
            <w:fldChar w:fldCharType="end"/>
          </w:r>
          <w:r>
            <w:fldChar w:fldCharType="end"/>
          </w:r>
        </w:p>
        <w:p w14:paraId="40A0845F" w14:textId="77777777" w:rsidR="00FA5C19" w:rsidRDefault="009E4260">
          <w:pPr>
            <w:pStyle w:val="TOC1"/>
            <w:tabs>
              <w:tab w:val="right" w:leader="dot" w:pos="9350"/>
            </w:tabs>
            <w:rPr>
              <w:noProof/>
            </w:rPr>
          </w:pPr>
          <w:r>
            <w:fldChar w:fldCharType="begin"/>
          </w:r>
          <w:r>
            <w:instrText xml:space="preserve"> HYPERLINK \l "_Toc256000003" </w:instrText>
          </w:r>
          <w:r>
            <w:fldChar w:fldCharType="separate"/>
          </w:r>
          <w:del w:id="38" w:author="Lo Yuen San, Sandy (non-empl)" w:date="2019-11-21T22:13:00Z">
            <w:r w:rsidR="00046CA5">
              <w:rPr>
                <w:rStyle w:val="Hyperlink"/>
              </w:rPr>
              <w:delText>Facility Drawdown Model</w:delText>
            </w:r>
            <w:r w:rsidR="00046CA5">
              <w:tab/>
            </w:r>
          </w:del>
          <w:ins w:id="39" w:author="Lo Yuen San, Sandy (non-empl)" w:date="2019-11-21T22:13:00Z">
            <w:r w:rsidR="006D6C31">
              <w:rPr>
                <w:rStyle w:val="Hyperlink"/>
              </w:rPr>
              <w:t>Instrument Coverage</w:t>
            </w:r>
            <w:r w:rsidR="006D6C31">
              <w:tab/>
            </w:r>
          </w:ins>
          <w:r w:rsidR="006D6C31">
            <w:fldChar w:fldCharType="begin"/>
          </w:r>
          <w:r w:rsidR="006D6C31">
            <w:instrText xml:space="preserve"> PAGEREF _Toc256000003 \h </w:instrText>
          </w:r>
          <w:r w:rsidR="006D6C31">
            <w:fldChar w:fldCharType="separate"/>
          </w:r>
          <w:r w:rsidR="006D6C31">
            <w:t>7</w:t>
          </w:r>
          <w:r w:rsidR="006D6C31">
            <w:fldChar w:fldCharType="end"/>
          </w:r>
          <w:r>
            <w:fldChar w:fldCharType="end"/>
          </w:r>
        </w:p>
        <w:p w14:paraId="69030A33" w14:textId="77777777" w:rsidR="00FA5C19" w:rsidRDefault="009E4260">
          <w:pPr>
            <w:pStyle w:val="TOC1"/>
            <w:tabs>
              <w:tab w:val="right" w:leader="dot" w:pos="9350"/>
            </w:tabs>
            <w:rPr>
              <w:noProof/>
            </w:rPr>
          </w:pPr>
          <w:r>
            <w:fldChar w:fldCharType="begin"/>
          </w:r>
          <w:r>
            <w:instrText xml:space="preserve"> HYPERLINK \l "_Toc256000004" </w:instrText>
          </w:r>
          <w:r>
            <w:fldChar w:fldCharType="separate"/>
          </w:r>
          <w:del w:id="40" w:author="Lo Yuen San, Sandy (non-empl)" w:date="2019-11-21T22:13:00Z">
            <w:r w:rsidR="00046CA5">
              <w:rPr>
                <w:rStyle w:val="Hyperlink"/>
              </w:rPr>
              <w:delText>User Interface Design</w:delText>
            </w:r>
            <w:r w:rsidR="00046CA5">
              <w:tab/>
            </w:r>
          </w:del>
          <w:ins w:id="41" w:author="Lo Yuen San, Sandy (non-empl)" w:date="2019-11-21T22:13:00Z">
            <w:r w:rsidR="006D6C31">
              <w:rPr>
                <w:rStyle w:val="Hyperlink"/>
              </w:rPr>
              <w:t>Facility Drawdown Model</w:t>
            </w:r>
            <w:r w:rsidR="006D6C31">
              <w:tab/>
            </w:r>
          </w:ins>
          <w:r w:rsidR="006D6C31">
            <w:fldChar w:fldCharType="begin"/>
          </w:r>
          <w:r w:rsidR="006D6C31">
            <w:instrText xml:space="preserve"> PAGEREF _Toc256000004 \h </w:instrText>
          </w:r>
          <w:r w:rsidR="006D6C31">
            <w:fldChar w:fldCharType="separate"/>
          </w:r>
          <w:r w:rsidR="006D6C31">
            <w:t>8</w:t>
          </w:r>
          <w:r w:rsidR="006D6C31">
            <w:fldChar w:fldCharType="end"/>
          </w:r>
          <w:r>
            <w:fldChar w:fldCharType="end"/>
          </w:r>
        </w:p>
        <w:p w14:paraId="34AB30A0" w14:textId="77777777" w:rsidR="00FA5C19" w:rsidRDefault="009E4260">
          <w:pPr>
            <w:pStyle w:val="TOC1"/>
            <w:tabs>
              <w:tab w:val="right" w:leader="dot" w:pos="9350"/>
            </w:tabs>
            <w:rPr>
              <w:noProof/>
            </w:rPr>
          </w:pPr>
          <w:r>
            <w:fldChar w:fldCharType="begin"/>
          </w:r>
          <w:r>
            <w:instrText xml:space="preserve"> HYPERLINK \l "_Toc256000005" </w:instrText>
          </w:r>
          <w:r>
            <w:fldChar w:fldCharType="separate"/>
          </w:r>
          <w:del w:id="42" w:author="Lo Yuen San, Sandy (non-empl)" w:date="2019-11-21T22:13:00Z">
            <w:r w:rsidR="00046CA5">
              <w:rPr>
                <w:rStyle w:val="Hyperlink"/>
              </w:rPr>
              <w:delText>Reporting Date Selection</w:delText>
            </w:r>
            <w:r w:rsidR="00046CA5">
              <w:tab/>
            </w:r>
          </w:del>
          <w:ins w:id="43" w:author="Lo Yuen San, Sandy (non-empl)" w:date="2019-11-21T22:13:00Z">
            <w:r w:rsidR="006D6C31">
              <w:rPr>
                <w:rStyle w:val="Hyperlink"/>
              </w:rPr>
              <w:t>User Interface Design</w:t>
            </w:r>
            <w:r w:rsidR="006D6C31">
              <w:tab/>
            </w:r>
          </w:ins>
          <w:r w:rsidR="006D6C31">
            <w:fldChar w:fldCharType="begin"/>
          </w:r>
          <w:r w:rsidR="006D6C31">
            <w:instrText xml:space="preserve"> PAGEREF _Toc256000005 \h </w:instrText>
          </w:r>
          <w:r w:rsidR="006D6C31">
            <w:fldChar w:fldCharType="separate"/>
          </w:r>
          <w:r w:rsidR="006D6C31">
            <w:t>8</w:t>
          </w:r>
          <w:r w:rsidR="006D6C31">
            <w:fldChar w:fldCharType="end"/>
          </w:r>
          <w:r>
            <w:fldChar w:fldCharType="end"/>
          </w:r>
        </w:p>
        <w:p w14:paraId="26754BC2" w14:textId="77777777" w:rsidR="00FA5C19" w:rsidRDefault="009E4260">
          <w:pPr>
            <w:pStyle w:val="TOC1"/>
            <w:tabs>
              <w:tab w:val="right" w:leader="dot" w:pos="9350"/>
            </w:tabs>
            <w:rPr>
              <w:noProof/>
            </w:rPr>
          </w:pPr>
          <w:r>
            <w:fldChar w:fldCharType="begin"/>
          </w:r>
          <w:r>
            <w:instrText xml:space="preserve"> HYPERLINK \l "_Toc256000006" </w:instrText>
          </w:r>
          <w:r>
            <w:fldChar w:fldCharType="separate"/>
          </w:r>
          <w:del w:id="44" w:author="Lo Yuen San, Sandy (non-empl)" w:date="2019-11-21T22:13:00Z">
            <w:r w:rsidR="00046CA5">
              <w:rPr>
                <w:rStyle w:val="Hyperlink"/>
              </w:rPr>
              <w:delText>Data Retention</w:delText>
            </w:r>
            <w:r w:rsidR="00046CA5">
              <w:tab/>
            </w:r>
          </w:del>
          <w:ins w:id="45" w:author="Lo Yuen San, Sandy (non-empl)" w:date="2019-11-21T22:13:00Z">
            <w:r w:rsidR="006D6C31">
              <w:rPr>
                <w:rStyle w:val="Hyperlink"/>
              </w:rPr>
              <w:t>Reporting Date Selection</w:t>
            </w:r>
            <w:r w:rsidR="006D6C31">
              <w:tab/>
            </w:r>
          </w:ins>
          <w:r w:rsidR="006D6C31">
            <w:fldChar w:fldCharType="begin"/>
          </w:r>
          <w:r w:rsidR="006D6C31">
            <w:instrText xml:space="preserve"> PAGEREF _Toc256000006 \h </w:instrText>
          </w:r>
          <w:r w:rsidR="006D6C31">
            <w:fldChar w:fldCharType="separate"/>
          </w:r>
          <w:r w:rsidR="006D6C31">
            <w:t>24</w:t>
          </w:r>
          <w:r w:rsidR="006D6C31">
            <w:fldChar w:fldCharType="end"/>
          </w:r>
          <w:r>
            <w:fldChar w:fldCharType="end"/>
          </w:r>
        </w:p>
        <w:p w14:paraId="7CE81EF3" w14:textId="77777777" w:rsidR="00FA5C19" w:rsidRDefault="009E4260">
          <w:pPr>
            <w:pStyle w:val="TOC1"/>
            <w:tabs>
              <w:tab w:val="right" w:leader="dot" w:pos="9350"/>
            </w:tabs>
            <w:rPr>
              <w:noProof/>
            </w:rPr>
          </w:pPr>
          <w:r>
            <w:fldChar w:fldCharType="begin"/>
          </w:r>
          <w:r>
            <w:instrText xml:space="preserve"> HYPERLINK \l "_Toc256000007" </w:instrText>
          </w:r>
          <w:r>
            <w:fldChar w:fldCharType="separate"/>
          </w:r>
          <w:del w:id="46" w:author="Lo Yuen San, Sandy (non-empl)" w:date="2019-11-21T22:13:00Z">
            <w:r w:rsidR="00046CA5">
              <w:rPr>
                <w:rStyle w:val="Hyperlink"/>
              </w:rPr>
              <w:delText>Inputs</w:delText>
            </w:r>
            <w:r w:rsidR="00046CA5">
              <w:tab/>
            </w:r>
          </w:del>
          <w:ins w:id="47" w:author="Lo Yuen San, Sandy (non-empl)" w:date="2019-11-21T22:13:00Z">
            <w:r w:rsidR="006D6C31">
              <w:rPr>
                <w:rStyle w:val="Hyperlink"/>
              </w:rPr>
              <w:t>Data Retention</w:t>
            </w:r>
            <w:r w:rsidR="006D6C31">
              <w:tab/>
            </w:r>
          </w:ins>
          <w:r w:rsidR="006D6C31">
            <w:fldChar w:fldCharType="begin"/>
          </w:r>
          <w:r w:rsidR="006D6C31">
            <w:instrText xml:space="preserve"> PAGEREF _Toc256000007 \h </w:instrText>
          </w:r>
          <w:r w:rsidR="006D6C31">
            <w:fldChar w:fldCharType="separate"/>
          </w:r>
          <w:r w:rsidR="006D6C31">
            <w:t>24</w:t>
          </w:r>
          <w:r w:rsidR="006D6C31">
            <w:fldChar w:fldCharType="end"/>
          </w:r>
          <w:r>
            <w:fldChar w:fldCharType="end"/>
          </w:r>
        </w:p>
        <w:p w14:paraId="6FF8496F" w14:textId="77777777" w:rsidR="00FA5C19" w:rsidRDefault="009E4260">
          <w:pPr>
            <w:pStyle w:val="TOC1"/>
            <w:tabs>
              <w:tab w:val="right" w:leader="dot" w:pos="9350"/>
            </w:tabs>
            <w:rPr>
              <w:noProof/>
            </w:rPr>
            <w:pPrChange w:id="48" w:author="Lo Yuen San, Sandy (non-empl)" w:date="2019-11-21T22:13:00Z">
              <w:pPr>
                <w:pStyle w:val="TOC2"/>
                <w:tabs>
                  <w:tab w:val="right" w:leader="dot" w:pos="9350"/>
                </w:tabs>
              </w:pPr>
            </w:pPrChange>
          </w:pPr>
          <w:r>
            <w:fldChar w:fldCharType="begin"/>
          </w:r>
          <w:r>
            <w:instrText xml:space="preserve"> HYPERLINK \l "_Toc256000008" </w:instrText>
          </w:r>
          <w:r>
            <w:fldChar w:fldCharType="separate"/>
          </w:r>
          <w:del w:id="49" w:author="Lo Yuen San, Sandy (non-empl)" w:date="2019-11-21T22:13:00Z">
            <w:r w:rsidR="00046CA5">
              <w:rPr>
                <w:rStyle w:val="Hyperlink"/>
              </w:rPr>
              <w:delText>Borrower</w:delText>
            </w:r>
          </w:del>
          <w:ins w:id="50" w:author="Lo Yuen San, Sandy (non-empl)" w:date="2019-11-21T22:13:00Z">
            <w:r w:rsidR="006D6C31">
              <w:rPr>
                <w:rStyle w:val="Hyperlink"/>
              </w:rPr>
              <w:t>Inputs</w:t>
            </w:r>
          </w:ins>
          <w:r w:rsidR="006D6C31">
            <w:tab/>
          </w:r>
          <w:r w:rsidR="006D6C31">
            <w:fldChar w:fldCharType="begin"/>
          </w:r>
          <w:r w:rsidR="006D6C31">
            <w:instrText xml:space="preserve"> PAGEREF _Toc256000008 \h </w:instrText>
          </w:r>
          <w:r w:rsidR="006D6C31">
            <w:fldChar w:fldCharType="separate"/>
          </w:r>
          <w:r w:rsidR="006D6C31">
            <w:t>24</w:t>
          </w:r>
          <w:r w:rsidR="006D6C31">
            <w:fldChar w:fldCharType="end"/>
          </w:r>
          <w:r>
            <w:fldChar w:fldCharType="end"/>
          </w:r>
        </w:p>
        <w:p w14:paraId="23261C97" w14:textId="77777777" w:rsidR="00FA5C19" w:rsidRDefault="009E4260">
          <w:pPr>
            <w:pStyle w:val="TOC2"/>
            <w:tabs>
              <w:tab w:val="right" w:leader="dot" w:pos="9350"/>
            </w:tabs>
            <w:rPr>
              <w:noProof/>
            </w:rPr>
          </w:pPr>
          <w:r>
            <w:fldChar w:fldCharType="begin"/>
          </w:r>
          <w:r>
            <w:instrText xml:space="preserve"> HYPERLINK \l "_Toc256000009" </w:instrText>
          </w:r>
          <w:r>
            <w:fldChar w:fldCharType="separate"/>
          </w:r>
          <w:del w:id="51" w:author="Lo Yuen San, Sandy (non-empl)" w:date="2019-11-21T22:13:00Z">
            <w:r w:rsidR="00046CA5">
              <w:rPr>
                <w:rStyle w:val="Hyperlink"/>
              </w:rPr>
              <w:delText>Exposure</w:delText>
            </w:r>
          </w:del>
          <w:ins w:id="52" w:author="Lo Yuen San, Sandy (non-empl)" w:date="2019-11-21T22:13:00Z">
            <w:r w:rsidR="006D6C31">
              <w:rPr>
                <w:rStyle w:val="Hyperlink"/>
              </w:rPr>
              <w:t>Borrower</w:t>
            </w:r>
          </w:ins>
          <w:r w:rsidR="006D6C31">
            <w:tab/>
          </w:r>
          <w:r w:rsidR="006D6C31">
            <w:fldChar w:fldCharType="begin"/>
          </w:r>
          <w:r w:rsidR="006D6C31">
            <w:instrText xml:space="preserve"> PAGEREF _Toc256000009 \h </w:instrText>
          </w:r>
          <w:r w:rsidR="006D6C31">
            <w:fldChar w:fldCharType="separate"/>
          </w:r>
          <w:r w:rsidR="006D6C31">
            <w:t>24</w:t>
          </w:r>
          <w:r w:rsidR="006D6C31">
            <w:fldChar w:fldCharType="end"/>
          </w:r>
          <w:r>
            <w:fldChar w:fldCharType="end"/>
          </w:r>
        </w:p>
        <w:p w14:paraId="08238AAD" w14:textId="77777777" w:rsidR="00FA5C19" w:rsidRDefault="009E4260">
          <w:pPr>
            <w:pStyle w:val="TOC2"/>
            <w:tabs>
              <w:tab w:val="right" w:leader="dot" w:pos="9350"/>
            </w:tabs>
            <w:rPr>
              <w:noProof/>
            </w:rPr>
            <w:pPrChange w:id="53" w:author="Lo Yuen San, Sandy (non-empl)" w:date="2019-11-21T22:13:00Z">
              <w:pPr>
                <w:pStyle w:val="TOC3"/>
                <w:tabs>
                  <w:tab w:val="right" w:leader="dot" w:pos="9350"/>
                </w:tabs>
              </w:pPr>
            </w:pPrChange>
          </w:pPr>
          <w:r>
            <w:fldChar w:fldCharType="begin"/>
          </w:r>
          <w:r>
            <w:instrText xml:space="preserve"> HYPERLINK \l "_Toc256000010" </w:instrText>
          </w:r>
          <w:r>
            <w:fldChar w:fldCharType="separate"/>
          </w:r>
          <w:del w:id="54" w:author="Lo Yuen San, Sandy (non-empl)" w:date="2019-11-21T22:13:00Z">
            <w:r w:rsidR="00046CA5">
              <w:rPr>
                <w:rStyle w:val="Hyperlink"/>
              </w:rPr>
              <w:delText>Loandepo</w:delText>
            </w:r>
          </w:del>
          <w:ins w:id="55" w:author="Lo Yuen San, Sandy (non-empl)" w:date="2019-11-21T22:13:00Z">
            <w:r w:rsidR="006D6C31">
              <w:rPr>
                <w:rStyle w:val="Hyperlink"/>
              </w:rPr>
              <w:t>Exposure</w:t>
            </w:r>
          </w:ins>
          <w:r w:rsidR="006D6C31">
            <w:tab/>
          </w:r>
          <w:r w:rsidR="006D6C31">
            <w:fldChar w:fldCharType="begin"/>
          </w:r>
          <w:r w:rsidR="006D6C31">
            <w:instrText xml:space="preserve"> PAGEREF _Toc256000010 \h </w:instrText>
          </w:r>
          <w:r w:rsidR="006D6C31">
            <w:fldChar w:fldCharType="separate"/>
          </w:r>
          <w:r w:rsidR="006D6C31">
            <w:t>25</w:t>
          </w:r>
          <w:r w:rsidR="006D6C31">
            <w:fldChar w:fldCharType="end"/>
          </w:r>
          <w:r>
            <w:fldChar w:fldCharType="end"/>
          </w:r>
        </w:p>
        <w:p w14:paraId="568BBCB4" w14:textId="77777777" w:rsidR="00FA5C19" w:rsidRDefault="009E4260">
          <w:pPr>
            <w:pStyle w:val="TOC3"/>
            <w:tabs>
              <w:tab w:val="right" w:leader="dot" w:pos="9350"/>
            </w:tabs>
            <w:rPr>
              <w:noProof/>
            </w:rPr>
          </w:pPr>
          <w:r>
            <w:fldChar w:fldCharType="begin"/>
          </w:r>
          <w:r>
            <w:instrText xml:space="preserve"> HYPERLINK \l "_Toc256000011" </w:instrText>
          </w:r>
          <w:r>
            <w:fldChar w:fldCharType="separate"/>
          </w:r>
          <w:del w:id="56" w:author="Lo Yuen San, Sandy (non-empl)" w:date="2019-11-21T22:13:00Z">
            <w:r w:rsidR="00046CA5">
              <w:rPr>
                <w:rStyle w:val="Hyperlink"/>
              </w:rPr>
              <w:delText>Facility</w:delText>
            </w:r>
          </w:del>
          <w:ins w:id="57" w:author="Lo Yuen San, Sandy (non-empl)" w:date="2019-11-21T22:13:00Z">
            <w:r w:rsidR="006D6C31">
              <w:rPr>
                <w:rStyle w:val="Hyperlink"/>
              </w:rPr>
              <w:t>Loandepo</w:t>
            </w:r>
          </w:ins>
          <w:r w:rsidR="006D6C31">
            <w:tab/>
          </w:r>
          <w:r w:rsidR="006D6C31">
            <w:fldChar w:fldCharType="begin"/>
          </w:r>
          <w:r w:rsidR="006D6C31">
            <w:instrText xml:space="preserve"> PAGEREF _Toc256000011 \h </w:instrText>
          </w:r>
          <w:r w:rsidR="006D6C31">
            <w:fldChar w:fldCharType="separate"/>
          </w:r>
          <w:r w:rsidR="006D6C31">
            <w:t>25</w:t>
          </w:r>
          <w:r w:rsidR="006D6C31">
            <w:fldChar w:fldCharType="end"/>
          </w:r>
          <w:r>
            <w:fldChar w:fldCharType="end"/>
          </w:r>
        </w:p>
        <w:p w14:paraId="49D32586" w14:textId="77777777" w:rsidR="00FA5C19" w:rsidRDefault="009E4260">
          <w:pPr>
            <w:pStyle w:val="TOC3"/>
            <w:tabs>
              <w:tab w:val="right" w:leader="dot" w:pos="9350"/>
            </w:tabs>
            <w:rPr>
              <w:noProof/>
            </w:rPr>
          </w:pPr>
          <w:r>
            <w:fldChar w:fldCharType="begin"/>
          </w:r>
          <w:r>
            <w:instrText xml:space="preserve"> HYPERLINK \l "_Toc256000012" </w:instrText>
          </w:r>
          <w:r>
            <w:fldChar w:fldCharType="separate"/>
          </w:r>
          <w:del w:id="58" w:author="Lo Yuen San, Sandy (non-empl)" w:date="2019-11-21T22:13:00Z">
            <w:r w:rsidR="00046CA5">
              <w:rPr>
                <w:rStyle w:val="Hyperlink"/>
              </w:rPr>
              <w:delText>Security Position</w:delText>
            </w:r>
            <w:r w:rsidR="00046CA5">
              <w:tab/>
            </w:r>
          </w:del>
          <w:ins w:id="59" w:author="Lo Yuen San, Sandy (non-empl)" w:date="2019-11-21T22:13:00Z">
            <w:r w:rsidR="006D6C31">
              <w:rPr>
                <w:rStyle w:val="Hyperlink"/>
              </w:rPr>
              <w:t>Facility</w:t>
            </w:r>
            <w:r w:rsidR="006D6C31">
              <w:tab/>
            </w:r>
          </w:ins>
          <w:r w:rsidR="006D6C31">
            <w:fldChar w:fldCharType="begin"/>
          </w:r>
          <w:r w:rsidR="006D6C31">
            <w:instrText xml:space="preserve"> PAGEREF _Toc256000012 \h </w:instrText>
          </w:r>
          <w:r w:rsidR="006D6C31">
            <w:fldChar w:fldCharType="separate"/>
          </w:r>
          <w:r w:rsidR="006D6C31">
            <w:t>27</w:t>
          </w:r>
          <w:r w:rsidR="006D6C31">
            <w:fldChar w:fldCharType="end"/>
          </w:r>
          <w:r>
            <w:fldChar w:fldCharType="end"/>
          </w:r>
        </w:p>
        <w:p w14:paraId="4453613E" w14:textId="77777777" w:rsidR="00FA5C19" w:rsidRDefault="009E4260">
          <w:pPr>
            <w:pStyle w:val="TOC3"/>
            <w:tabs>
              <w:tab w:val="right" w:leader="dot" w:pos="9350"/>
            </w:tabs>
            <w:rPr>
              <w:noProof/>
            </w:rPr>
          </w:pPr>
          <w:r>
            <w:fldChar w:fldCharType="begin"/>
          </w:r>
          <w:r>
            <w:instrText xml:space="preserve"> HYPERLINK \l "_Toc256000013" </w:instrText>
          </w:r>
          <w:r>
            <w:fldChar w:fldCharType="separate"/>
          </w:r>
          <w:del w:id="60" w:author="Lo Yuen San, Sandy (non-empl)" w:date="2019-11-21T22:13:00Z">
            <w:r w:rsidR="00046CA5">
              <w:rPr>
                <w:rStyle w:val="Hyperlink"/>
              </w:rPr>
              <w:delText>Repo</w:delText>
            </w:r>
            <w:r w:rsidR="00046CA5">
              <w:tab/>
            </w:r>
          </w:del>
          <w:ins w:id="61" w:author="Lo Yuen San, Sandy (non-empl)" w:date="2019-11-21T22:13:00Z">
            <w:r w:rsidR="006D6C31">
              <w:rPr>
                <w:rStyle w:val="Hyperlink"/>
              </w:rPr>
              <w:t>Security Position (TBC)</w:t>
            </w:r>
            <w:r w:rsidR="006D6C31">
              <w:tab/>
            </w:r>
          </w:ins>
          <w:r w:rsidR="006D6C31">
            <w:fldChar w:fldCharType="begin"/>
          </w:r>
          <w:r w:rsidR="006D6C31">
            <w:instrText xml:space="preserve"> PAGEREF _Toc256000013 \h </w:instrText>
          </w:r>
          <w:r w:rsidR="006D6C31">
            <w:fldChar w:fldCharType="separate"/>
          </w:r>
          <w:r w:rsidR="006D6C31">
            <w:t>28</w:t>
          </w:r>
          <w:r w:rsidR="006D6C31">
            <w:fldChar w:fldCharType="end"/>
          </w:r>
          <w:r>
            <w:fldChar w:fldCharType="end"/>
          </w:r>
        </w:p>
        <w:p w14:paraId="4DC66003" w14:textId="77777777" w:rsidR="00FA5C19" w:rsidRDefault="009E4260">
          <w:pPr>
            <w:pStyle w:val="TOC3"/>
            <w:tabs>
              <w:tab w:val="right" w:leader="dot" w:pos="9350"/>
            </w:tabs>
            <w:rPr>
              <w:noProof/>
            </w:rPr>
          </w:pPr>
          <w:r>
            <w:fldChar w:fldCharType="begin"/>
          </w:r>
          <w:r>
            <w:instrText xml:space="preserve"> HYPERLINK \l "_Toc256000014" </w:instrText>
          </w:r>
          <w:r>
            <w:fldChar w:fldCharType="separate"/>
          </w:r>
          <w:del w:id="62" w:author="Lo Yuen San, Sandy (non-empl)" w:date="2019-11-21T22:13:00Z">
            <w:r w:rsidR="00046CA5">
              <w:rPr>
                <w:rStyle w:val="Hyperlink"/>
              </w:rPr>
              <w:delText>Stage Details</w:delText>
            </w:r>
            <w:r w:rsidR="00046CA5">
              <w:tab/>
            </w:r>
          </w:del>
          <w:ins w:id="63" w:author="Lo Yuen San, Sandy (non-empl)" w:date="2019-11-21T22:13:00Z">
            <w:r w:rsidR="006D6C31">
              <w:rPr>
                <w:rStyle w:val="Hyperlink"/>
              </w:rPr>
              <w:t>Repo (TBC)</w:t>
            </w:r>
            <w:r w:rsidR="006D6C31">
              <w:tab/>
            </w:r>
          </w:ins>
          <w:r w:rsidR="006D6C31">
            <w:fldChar w:fldCharType="begin"/>
          </w:r>
          <w:r w:rsidR="006D6C31">
            <w:instrText xml:space="preserve"> PAGEREF _Toc256000014 \h </w:instrText>
          </w:r>
          <w:r w:rsidR="006D6C31">
            <w:fldChar w:fldCharType="separate"/>
          </w:r>
          <w:r w:rsidR="006D6C31">
            <w:t>29</w:t>
          </w:r>
          <w:r w:rsidR="006D6C31">
            <w:fldChar w:fldCharType="end"/>
          </w:r>
          <w:r>
            <w:fldChar w:fldCharType="end"/>
          </w:r>
        </w:p>
        <w:p w14:paraId="4E5E40C9" w14:textId="77777777" w:rsidR="00FA5C19" w:rsidRDefault="009E4260">
          <w:pPr>
            <w:pStyle w:val="TOC3"/>
            <w:tabs>
              <w:tab w:val="right" w:leader="dot" w:pos="9350"/>
            </w:tabs>
            <w:rPr>
              <w:noProof/>
            </w:rPr>
          </w:pPr>
          <w:r>
            <w:fldChar w:fldCharType="begin"/>
          </w:r>
          <w:r>
            <w:instrText xml:space="preserve"> HYPERLINK \l "_Toc256000015" </w:instrText>
          </w:r>
          <w:r>
            <w:fldChar w:fldCharType="separate"/>
          </w:r>
          <w:del w:id="64" w:author="Lo Yuen San, Sandy (non-empl)" w:date="2019-11-21T22:13:00Z">
            <w:r w:rsidR="00046CA5">
              <w:rPr>
                <w:rStyle w:val="Hyperlink"/>
              </w:rPr>
              <w:delText>Imported Cashflows</w:delText>
            </w:r>
            <w:r w:rsidR="00046CA5">
              <w:tab/>
            </w:r>
          </w:del>
          <w:ins w:id="65" w:author="Lo Yuen San, Sandy (non-empl)" w:date="2019-11-21T22:13:00Z">
            <w:r w:rsidR="006D6C31">
              <w:rPr>
                <w:rStyle w:val="Hyperlink"/>
              </w:rPr>
              <w:t>Repayment Stage Details</w:t>
            </w:r>
            <w:r w:rsidR="006D6C31">
              <w:tab/>
            </w:r>
          </w:ins>
          <w:r w:rsidR="006D6C31">
            <w:fldChar w:fldCharType="begin"/>
          </w:r>
          <w:r w:rsidR="006D6C31">
            <w:instrText xml:space="preserve"> PAGEREF _Toc256000015 \h </w:instrText>
          </w:r>
          <w:r w:rsidR="006D6C31">
            <w:fldChar w:fldCharType="separate"/>
          </w:r>
          <w:r w:rsidR="006D6C31">
            <w:t>31</w:t>
          </w:r>
          <w:r w:rsidR="006D6C31">
            <w:fldChar w:fldCharType="end"/>
          </w:r>
          <w:r>
            <w:fldChar w:fldCharType="end"/>
          </w:r>
        </w:p>
        <w:p w14:paraId="10E835DD" w14:textId="77777777" w:rsidR="00FA5C19" w:rsidRDefault="009E4260">
          <w:pPr>
            <w:pStyle w:val="TOC3"/>
            <w:tabs>
              <w:tab w:val="right" w:leader="dot" w:pos="9350"/>
            </w:tabs>
            <w:rPr>
              <w:noProof/>
            </w:rPr>
          </w:pPr>
          <w:r>
            <w:lastRenderedPageBreak/>
            <w:fldChar w:fldCharType="begin"/>
          </w:r>
          <w:r>
            <w:instrText xml:space="preserve"> HYPERLINK \l "_Toc256000016" </w:instrText>
          </w:r>
          <w:r>
            <w:fldChar w:fldCharType="separate"/>
          </w:r>
          <w:del w:id="66" w:author="Lo Yuen San, Sandy (non-empl)" w:date="2019-11-21T22:13:00Z">
            <w:r w:rsidR="00046CA5">
              <w:rPr>
                <w:rStyle w:val="Hyperlink"/>
              </w:rPr>
              <w:delText>Collateral and Guarantee</w:delText>
            </w:r>
            <w:r w:rsidR="00046CA5">
              <w:tab/>
            </w:r>
          </w:del>
          <w:ins w:id="67" w:author="Lo Yuen San, Sandy (non-empl)" w:date="2019-11-21T22:13:00Z">
            <w:r w:rsidR="006D6C31">
              <w:rPr>
                <w:rStyle w:val="Hyperlink"/>
              </w:rPr>
              <w:t>Imported Cashflows</w:t>
            </w:r>
            <w:r w:rsidR="006D6C31">
              <w:tab/>
            </w:r>
          </w:ins>
          <w:r w:rsidR="006D6C31">
            <w:fldChar w:fldCharType="begin"/>
          </w:r>
          <w:r w:rsidR="006D6C31">
            <w:instrText xml:space="preserve"> PAGEREF _Toc256000016 \h </w:instrText>
          </w:r>
          <w:r w:rsidR="006D6C31">
            <w:fldChar w:fldCharType="separate"/>
          </w:r>
          <w:r w:rsidR="006D6C31">
            <w:t>33</w:t>
          </w:r>
          <w:r w:rsidR="006D6C31">
            <w:fldChar w:fldCharType="end"/>
          </w:r>
          <w:r>
            <w:fldChar w:fldCharType="end"/>
          </w:r>
        </w:p>
        <w:p w14:paraId="376726C5" w14:textId="77777777" w:rsidR="00FA5C19" w:rsidRDefault="009E4260">
          <w:pPr>
            <w:pStyle w:val="TOC3"/>
            <w:tabs>
              <w:tab w:val="right" w:leader="dot" w:pos="9350"/>
            </w:tabs>
            <w:rPr>
              <w:noProof/>
            </w:rPr>
            <w:pPrChange w:id="68" w:author="Lo Yuen San, Sandy (non-empl)" w:date="2019-11-21T22:13:00Z">
              <w:pPr>
                <w:pStyle w:val="TOC1"/>
                <w:tabs>
                  <w:tab w:val="right" w:leader="dot" w:pos="9350"/>
                </w:tabs>
              </w:pPr>
            </w:pPrChange>
          </w:pPr>
          <w:r>
            <w:fldChar w:fldCharType="begin"/>
          </w:r>
          <w:r>
            <w:instrText xml:space="preserve"> HYPERLINK \l "_Toc256000017" </w:instrText>
          </w:r>
          <w:r>
            <w:fldChar w:fldCharType="separate"/>
          </w:r>
          <w:del w:id="69" w:author="Lo Yuen San, Sandy (non-empl)" w:date="2019-11-21T22:13:00Z">
            <w:r w:rsidR="00046CA5">
              <w:rPr>
                <w:rStyle w:val="Hyperlink"/>
              </w:rPr>
              <w:delText>CRM</w:delText>
            </w:r>
            <w:r w:rsidR="00046CA5">
              <w:tab/>
            </w:r>
          </w:del>
          <w:ins w:id="70" w:author="Lo Yuen San, Sandy (non-empl)" w:date="2019-11-21T22:13:00Z">
            <w:r w:rsidR="006D6C31">
              <w:rPr>
                <w:rStyle w:val="Hyperlink"/>
              </w:rPr>
              <w:t>Collateral and Guarantee</w:t>
            </w:r>
            <w:r w:rsidR="006D6C31">
              <w:tab/>
            </w:r>
          </w:ins>
          <w:r w:rsidR="006D6C31">
            <w:fldChar w:fldCharType="begin"/>
          </w:r>
          <w:r w:rsidR="006D6C31">
            <w:instrText xml:space="preserve"> PAGEREF _Toc256000017 \h </w:instrText>
          </w:r>
          <w:r w:rsidR="006D6C31">
            <w:fldChar w:fldCharType="separate"/>
          </w:r>
          <w:r w:rsidR="006D6C31">
            <w:t>34</w:t>
          </w:r>
          <w:r w:rsidR="006D6C31">
            <w:fldChar w:fldCharType="end"/>
          </w:r>
          <w:r>
            <w:fldChar w:fldCharType="end"/>
          </w:r>
        </w:p>
        <w:p w14:paraId="0B4711FC" w14:textId="77777777" w:rsidR="00FA5C19" w:rsidRDefault="009E4260">
          <w:pPr>
            <w:pStyle w:val="TOC1"/>
            <w:tabs>
              <w:tab w:val="right" w:leader="dot" w:pos="9350"/>
            </w:tabs>
            <w:rPr>
              <w:noProof/>
            </w:rPr>
          </w:pPr>
          <w:r>
            <w:fldChar w:fldCharType="begin"/>
          </w:r>
          <w:r>
            <w:instrText xml:space="preserve"> HYPERLINK \l "_Toc256000018" </w:instrText>
          </w:r>
          <w:r>
            <w:fldChar w:fldCharType="separate"/>
          </w:r>
          <w:del w:id="71" w:author="Lo Yuen San, Sandy (non-empl)" w:date="2019-11-21T22:13:00Z">
            <w:r w:rsidR="00046CA5">
              <w:rPr>
                <w:rStyle w:val="Hyperlink"/>
              </w:rPr>
              <w:delText>Curve Lookup</w:delText>
            </w:r>
          </w:del>
          <w:ins w:id="72" w:author="Lo Yuen San, Sandy (non-empl)" w:date="2019-11-21T22:13:00Z">
            <w:r w:rsidR="006D6C31">
              <w:rPr>
                <w:rStyle w:val="Hyperlink"/>
              </w:rPr>
              <w:t>CRM</w:t>
            </w:r>
          </w:ins>
          <w:r w:rsidR="006D6C31">
            <w:tab/>
          </w:r>
          <w:r w:rsidR="006D6C31">
            <w:fldChar w:fldCharType="begin"/>
          </w:r>
          <w:r w:rsidR="006D6C31">
            <w:instrText xml:space="preserve"> PAGEREF _Toc256000018 \h </w:instrText>
          </w:r>
          <w:r w:rsidR="006D6C31">
            <w:fldChar w:fldCharType="separate"/>
          </w:r>
          <w:r w:rsidR="006D6C31">
            <w:t>36</w:t>
          </w:r>
          <w:r w:rsidR="006D6C31">
            <w:fldChar w:fldCharType="end"/>
          </w:r>
          <w:r>
            <w:fldChar w:fldCharType="end"/>
          </w:r>
        </w:p>
        <w:p w14:paraId="4089AFC9" w14:textId="77777777" w:rsidR="00FA5C19" w:rsidRDefault="009E4260">
          <w:pPr>
            <w:pStyle w:val="TOC1"/>
            <w:tabs>
              <w:tab w:val="right" w:leader="dot" w:pos="9350"/>
            </w:tabs>
            <w:rPr>
              <w:noProof/>
            </w:rPr>
            <w:pPrChange w:id="73" w:author="Lo Yuen San, Sandy (non-empl)" w:date="2019-11-21T22:13:00Z">
              <w:pPr>
                <w:pStyle w:val="TOC2"/>
                <w:tabs>
                  <w:tab w:val="right" w:leader="dot" w:pos="9350"/>
                </w:tabs>
              </w:pPr>
            </w:pPrChange>
          </w:pPr>
          <w:r>
            <w:fldChar w:fldCharType="begin"/>
          </w:r>
          <w:r>
            <w:instrText xml:space="preserve"> HYPERLINK \l "_Toc256000019" </w:instrText>
          </w:r>
          <w:r>
            <w:fldChar w:fldCharType="separate"/>
          </w:r>
          <w:del w:id="74" w:author="Lo Yuen San, Sandy (non-empl)" w:date="2019-11-21T22:13:00Z">
            <w:r w:rsidR="00046CA5">
              <w:rPr>
                <w:rStyle w:val="Hyperlink"/>
              </w:rPr>
              <w:delText>Discount Curve Lookup</w:delText>
            </w:r>
            <w:r w:rsidR="00046CA5">
              <w:tab/>
            </w:r>
          </w:del>
          <w:ins w:id="75" w:author="Lo Yuen San, Sandy (non-empl)" w:date="2019-11-21T22:13:00Z">
            <w:r w:rsidR="006D6C31">
              <w:rPr>
                <w:rStyle w:val="Hyperlink"/>
              </w:rPr>
              <w:t>Results</w:t>
            </w:r>
            <w:r w:rsidR="006D6C31">
              <w:tab/>
            </w:r>
          </w:ins>
          <w:r w:rsidR="006D6C31">
            <w:fldChar w:fldCharType="begin"/>
          </w:r>
          <w:r w:rsidR="006D6C31">
            <w:instrText xml:space="preserve"> PAGEREF _Toc256000019 \h </w:instrText>
          </w:r>
          <w:r w:rsidR="006D6C31">
            <w:fldChar w:fldCharType="separate"/>
          </w:r>
          <w:r w:rsidR="006D6C31">
            <w:t>37</w:t>
          </w:r>
          <w:r w:rsidR="006D6C31">
            <w:fldChar w:fldCharType="end"/>
          </w:r>
          <w:r>
            <w:fldChar w:fldCharType="end"/>
          </w:r>
        </w:p>
        <w:p w14:paraId="7D29978B" w14:textId="77777777" w:rsidR="00FA5C19" w:rsidRDefault="009E4260">
          <w:pPr>
            <w:pStyle w:val="TOC2"/>
            <w:tabs>
              <w:tab w:val="right" w:leader="dot" w:pos="9350"/>
            </w:tabs>
            <w:rPr>
              <w:noProof/>
            </w:rPr>
          </w:pPr>
          <w:r>
            <w:fldChar w:fldCharType="begin"/>
          </w:r>
          <w:r>
            <w:instrText xml:space="preserve"> HYPERLINK \l "_Toc256000020" </w:instrText>
          </w:r>
          <w:r>
            <w:fldChar w:fldCharType="separate"/>
          </w:r>
          <w:del w:id="76" w:author="Lo Yuen San, Sandy (non-empl)" w:date="2019-11-21T22:13:00Z">
            <w:r w:rsidR="00046CA5">
              <w:rPr>
                <w:rStyle w:val="Hyperlink"/>
              </w:rPr>
              <w:delText>Reference Curve Lookup</w:delText>
            </w:r>
            <w:r w:rsidR="00046CA5">
              <w:tab/>
            </w:r>
          </w:del>
          <w:ins w:id="77" w:author="Lo Yuen San, Sandy (non-empl)" w:date="2019-11-21T22:13:00Z">
            <w:r w:rsidR="006D6C31">
              <w:rPr>
                <w:rStyle w:val="Hyperlink"/>
              </w:rPr>
              <w:t>Scenario Weighting Logic</w:t>
            </w:r>
            <w:r w:rsidR="006D6C31">
              <w:tab/>
            </w:r>
          </w:ins>
          <w:r w:rsidR="006D6C31">
            <w:fldChar w:fldCharType="begin"/>
          </w:r>
          <w:r w:rsidR="006D6C31">
            <w:instrText xml:space="preserve"> PAGEREF _Toc256000020 \h </w:instrText>
          </w:r>
          <w:r w:rsidR="006D6C31">
            <w:fldChar w:fldCharType="separate"/>
          </w:r>
          <w:r w:rsidR="006D6C31">
            <w:t>37</w:t>
          </w:r>
          <w:r w:rsidR="006D6C31">
            <w:fldChar w:fldCharType="end"/>
          </w:r>
          <w:r>
            <w:fldChar w:fldCharType="end"/>
          </w:r>
        </w:p>
        <w:p w14:paraId="3FA7B46B" w14:textId="77777777" w:rsidR="00FA5C19" w:rsidRDefault="009E4260">
          <w:pPr>
            <w:pStyle w:val="TOC1"/>
            <w:tabs>
              <w:tab w:val="right" w:leader="dot" w:pos="9350"/>
            </w:tabs>
            <w:rPr>
              <w:noProof/>
            </w:rPr>
          </w:pPr>
          <w:r>
            <w:fldChar w:fldCharType="begin"/>
          </w:r>
          <w:r>
            <w:instrText xml:space="preserve"> HYPERLINK \l "_Toc256000021" </w:instrText>
          </w:r>
          <w:r>
            <w:fldChar w:fldCharType="separate"/>
          </w:r>
          <w:del w:id="78" w:author="Lo Yuen San, Sandy (non-empl)" w:date="2019-11-21T22:13:00Z">
            <w:r w:rsidR="00046CA5">
              <w:rPr>
                <w:rStyle w:val="Hyperlink"/>
              </w:rPr>
              <w:delText>Results</w:delText>
            </w:r>
            <w:r w:rsidR="00046CA5">
              <w:tab/>
            </w:r>
          </w:del>
          <w:ins w:id="79" w:author="Lo Yuen San, Sandy (non-empl)" w:date="2019-11-21T22:13:00Z">
            <w:r w:rsidR="006D6C31">
              <w:rPr>
                <w:rStyle w:val="Hyperlink"/>
              </w:rPr>
              <w:t>User Access Management</w:t>
            </w:r>
            <w:r w:rsidR="006D6C31">
              <w:tab/>
            </w:r>
          </w:ins>
          <w:r w:rsidR="006D6C31">
            <w:fldChar w:fldCharType="begin"/>
          </w:r>
          <w:r w:rsidR="006D6C31">
            <w:instrText xml:space="preserve"> PAGEREF _Toc256000021 \h </w:instrText>
          </w:r>
          <w:r w:rsidR="006D6C31">
            <w:fldChar w:fldCharType="separate"/>
          </w:r>
          <w:r w:rsidR="006D6C31">
            <w:t>37</w:t>
          </w:r>
          <w:r w:rsidR="006D6C31">
            <w:fldChar w:fldCharType="end"/>
          </w:r>
          <w:r>
            <w:fldChar w:fldCharType="end"/>
          </w:r>
        </w:p>
        <w:p w14:paraId="1FC14FB4" w14:textId="77777777" w:rsidR="00FA5C19" w:rsidRDefault="009E4260">
          <w:pPr>
            <w:pStyle w:val="TOC2"/>
            <w:tabs>
              <w:tab w:val="right" w:leader="dot" w:pos="9350"/>
            </w:tabs>
            <w:rPr>
              <w:noProof/>
            </w:rPr>
          </w:pPr>
          <w:r>
            <w:fldChar w:fldCharType="begin"/>
          </w:r>
          <w:r>
            <w:instrText xml:space="preserve"> HYPERLINK \l "_Toc256000022" </w:instrText>
          </w:r>
          <w:r>
            <w:fldChar w:fldCharType="separate"/>
          </w:r>
          <w:del w:id="80" w:author="Lo Yuen San, Sandy (non-empl)" w:date="2019-11-21T22:13:00Z">
            <w:r w:rsidR="00046CA5">
              <w:rPr>
                <w:rStyle w:val="Hyperlink"/>
              </w:rPr>
              <w:delText>Scenario Weighting Logic</w:delText>
            </w:r>
            <w:r w:rsidR="00046CA5">
              <w:tab/>
            </w:r>
          </w:del>
          <w:ins w:id="81" w:author="Lo Yuen San, Sandy (non-empl)" w:date="2019-11-21T22:13:00Z">
            <w:r w:rsidR="006D6C31">
              <w:rPr>
                <w:rStyle w:val="Hyperlink"/>
              </w:rPr>
              <w:t>Collateral and BU Department Code</w:t>
            </w:r>
            <w:r w:rsidR="006D6C31">
              <w:tab/>
            </w:r>
          </w:ins>
          <w:r w:rsidR="006D6C31">
            <w:fldChar w:fldCharType="begin"/>
          </w:r>
          <w:r w:rsidR="006D6C31">
            <w:instrText xml:space="preserve"> PAGEREF _Toc256000022 \h </w:instrText>
          </w:r>
          <w:r w:rsidR="006D6C31">
            <w:fldChar w:fldCharType="separate"/>
          </w:r>
          <w:r w:rsidR="006D6C31">
            <w:t>38</w:t>
          </w:r>
          <w:r w:rsidR="006D6C31">
            <w:fldChar w:fldCharType="end"/>
          </w:r>
          <w:r>
            <w:fldChar w:fldCharType="end"/>
          </w:r>
        </w:p>
        <w:p w14:paraId="561B7645" w14:textId="77777777" w:rsidR="00FA5C19" w:rsidRDefault="009E4260">
          <w:pPr>
            <w:pStyle w:val="TOC1"/>
            <w:tabs>
              <w:tab w:val="right" w:leader="dot" w:pos="9350"/>
            </w:tabs>
            <w:rPr>
              <w:noProof/>
            </w:rPr>
          </w:pPr>
          <w:r>
            <w:fldChar w:fldCharType="begin"/>
          </w:r>
          <w:r>
            <w:instrText xml:space="preserve"> HYPERLINK \l "_Toc256000023" </w:instrText>
          </w:r>
          <w:r>
            <w:fldChar w:fldCharType="separate"/>
          </w:r>
          <w:del w:id="82" w:author="Lo Yuen San, Sandy (non-empl)" w:date="2019-11-21T22:13:00Z">
            <w:r w:rsidR="00046CA5">
              <w:rPr>
                <w:rStyle w:val="Hyperlink"/>
              </w:rPr>
              <w:delText>User Access Management</w:delText>
            </w:r>
            <w:r w:rsidR="00046CA5">
              <w:tab/>
            </w:r>
          </w:del>
          <w:ins w:id="83" w:author="Lo Yuen San, Sandy (non-empl)" w:date="2019-11-21T22:13:00Z">
            <w:r w:rsidR="006D6C31">
              <w:rPr>
                <w:rStyle w:val="Hyperlink"/>
              </w:rPr>
              <w:t>Simulation States</w:t>
            </w:r>
            <w:r w:rsidR="006D6C31">
              <w:tab/>
            </w:r>
          </w:ins>
          <w:r w:rsidR="006D6C31">
            <w:fldChar w:fldCharType="begin"/>
          </w:r>
          <w:r w:rsidR="006D6C31">
            <w:instrText xml:space="preserve"> PAGEREF _Toc256000023 \h </w:instrText>
          </w:r>
          <w:r w:rsidR="006D6C31">
            <w:fldChar w:fldCharType="separate"/>
          </w:r>
          <w:r w:rsidR="006D6C31">
            <w:t>39</w:t>
          </w:r>
          <w:r w:rsidR="006D6C31">
            <w:fldChar w:fldCharType="end"/>
          </w:r>
          <w:r>
            <w:fldChar w:fldCharType="end"/>
          </w:r>
        </w:p>
        <w:p w14:paraId="769512A6" w14:textId="77777777" w:rsidR="005B63E2" w:rsidRDefault="009E4260">
          <w:pPr>
            <w:pStyle w:val="TOC2"/>
            <w:tabs>
              <w:tab w:val="right" w:leader="dot" w:pos="9350"/>
            </w:tabs>
            <w:rPr>
              <w:del w:id="84" w:author="Lo Yuen San, Sandy (non-empl)" w:date="2019-11-21T22:13:00Z"/>
              <w:noProof/>
            </w:rPr>
          </w:pPr>
          <w:del w:id="85" w:author="Lo Yuen San, Sandy (non-empl)" w:date="2019-11-21T22:13:00Z">
            <w:r>
              <w:fldChar w:fldCharType="begin"/>
            </w:r>
            <w:r>
              <w:delInstrText xml:space="preserve"> HYPERLINK \l "_Toc256000024" </w:delInstrText>
            </w:r>
            <w:r>
              <w:fldChar w:fldCharType="separate"/>
            </w:r>
            <w:r w:rsidR="00046CA5">
              <w:rPr>
                <w:rStyle w:val="Hyperlink"/>
              </w:rPr>
              <w:delText>Collateral and BU Department Code</w:delText>
            </w:r>
            <w:r w:rsidR="00046CA5">
              <w:tab/>
            </w:r>
            <w:r w:rsidR="00046CA5">
              <w:fldChar w:fldCharType="begin"/>
            </w:r>
            <w:r w:rsidR="00046CA5">
              <w:delInstrText xml:space="preserve"> PAGEREF _Toc256000024 \h </w:delInstrText>
            </w:r>
            <w:r w:rsidR="00046CA5">
              <w:fldChar w:fldCharType="separate"/>
            </w:r>
            <w:r w:rsidR="00046CA5">
              <w:delText>34</w:delText>
            </w:r>
            <w:r w:rsidR="00046CA5">
              <w:fldChar w:fldCharType="end"/>
            </w:r>
            <w:r>
              <w:fldChar w:fldCharType="end"/>
            </w:r>
          </w:del>
        </w:p>
        <w:p w14:paraId="4FF9657C" w14:textId="77777777" w:rsidR="00FA5C19" w:rsidRDefault="006D6C31">
          <w:pPr>
            <w:rPr>
              <w:b/>
              <w:bCs/>
              <w:noProof/>
              <w:lang w:val="en-US"/>
            </w:rPr>
          </w:pPr>
          <w:r>
            <w:rPr>
              <w:b/>
              <w:bCs/>
              <w:noProof/>
              <w:lang w:val="en-US"/>
            </w:rPr>
            <w:fldChar w:fldCharType="end"/>
          </w:r>
        </w:p>
      </w:sdtContent>
    </w:sdt>
    <w:p w14:paraId="2DB73791" w14:textId="77777777" w:rsidR="00BD01CA" w:rsidRDefault="006D6C31">
      <w:pPr>
        <w:rPr>
          <w:ins w:id="86" w:author="Lo Yuen San, Sandy (non-empl)" w:date="2019-11-21T22:13:00Z"/>
        </w:rPr>
      </w:pPr>
      <w:r>
        <w:br w:type="page"/>
      </w:r>
    </w:p>
    <w:p w14:paraId="68DB7044" w14:textId="77777777" w:rsidR="00FA5C19" w:rsidRDefault="006D6C31">
      <w:pPr>
        <w:pStyle w:val="Heading1"/>
        <w:rPr>
          <w:ins w:id="87" w:author="Lo Yuen San, Sandy (non-empl)" w:date="2019-11-21T22:13:00Z"/>
        </w:rPr>
      </w:pPr>
      <w:bookmarkStart w:id="88" w:name="_Toc256000000"/>
      <w:bookmarkStart w:id="89" w:name="scroll-bookmark-2"/>
      <w:ins w:id="90" w:author="Lo Yuen San, Sandy (non-empl)" w:date="2019-11-21T22:13:00Z">
        <w:r>
          <w:lastRenderedPageBreak/>
          <w:t>Change Summary</w:t>
        </w:r>
        <w:bookmarkEnd w:id="88"/>
        <w:bookmarkEnd w:id="89"/>
      </w:ins>
    </w:p>
    <w:tbl>
      <w:tblPr>
        <w:tblStyle w:val="ScrollTableNormal"/>
        <w:tblW w:w="5000" w:type="pct"/>
        <w:tblLook w:val="0020" w:firstRow="1" w:lastRow="0" w:firstColumn="0" w:lastColumn="0" w:noHBand="0" w:noVBand="0"/>
      </w:tblPr>
      <w:tblGrid>
        <w:gridCol w:w="1244"/>
        <w:gridCol w:w="983"/>
        <w:gridCol w:w="1462"/>
        <w:gridCol w:w="5661"/>
      </w:tblGrid>
      <w:tr w:rsidR="00FA5C19" w14:paraId="4F29C639" w14:textId="77777777" w:rsidTr="00FA5C19">
        <w:trPr>
          <w:cnfStyle w:val="100000000000" w:firstRow="1" w:lastRow="0" w:firstColumn="0" w:lastColumn="0" w:oddVBand="0" w:evenVBand="0" w:oddHBand="0" w:evenHBand="0" w:firstRowFirstColumn="0" w:firstRowLastColumn="0" w:lastRowFirstColumn="0" w:lastRowLastColumn="0"/>
          <w:ins w:id="91" w:author="Lo Yuen San, Sandy (non-empl)" w:date="2019-11-21T22:13:00Z"/>
        </w:trPr>
        <w:tc>
          <w:tcPr>
            <w:tcW w:w="0" w:type="auto"/>
            <w:tcMar>
              <w:top w:w="30" w:type="dxa"/>
              <w:left w:w="30" w:type="dxa"/>
              <w:bottom w:w="20" w:type="dxa"/>
              <w:right w:w="30" w:type="dxa"/>
            </w:tcMar>
          </w:tcPr>
          <w:p w14:paraId="456EE28E" w14:textId="77777777" w:rsidR="00FA5C19" w:rsidRDefault="006D6C31">
            <w:pPr>
              <w:rPr>
                <w:ins w:id="92" w:author="Lo Yuen San, Sandy (non-empl)" w:date="2019-11-21T22:13:00Z"/>
              </w:rPr>
            </w:pPr>
            <w:ins w:id="93" w:author="Lo Yuen San, Sandy (non-empl)" w:date="2019-11-21T22:13:00Z">
              <w:r>
                <w:rPr>
                  <w:rFonts w:ascii="Calibri" w:eastAsia="PMingLiU" w:hAnsi="Calibri" w:cs="Arial"/>
                </w:rPr>
                <w:t>Modified By</w:t>
              </w:r>
            </w:ins>
          </w:p>
        </w:tc>
        <w:tc>
          <w:tcPr>
            <w:tcW w:w="0" w:type="auto"/>
            <w:tcMar>
              <w:top w:w="30" w:type="dxa"/>
              <w:left w:w="30" w:type="dxa"/>
              <w:bottom w:w="20" w:type="dxa"/>
              <w:right w:w="30" w:type="dxa"/>
            </w:tcMar>
          </w:tcPr>
          <w:p w14:paraId="49F6331C" w14:textId="77777777" w:rsidR="00FA5C19" w:rsidRDefault="006D6C31">
            <w:pPr>
              <w:rPr>
                <w:ins w:id="94" w:author="Lo Yuen San, Sandy (non-empl)" w:date="2019-11-21T22:13:00Z"/>
              </w:rPr>
            </w:pPr>
            <w:ins w:id="95" w:author="Lo Yuen San, Sandy (non-empl)" w:date="2019-11-21T22:13:00Z">
              <w:r>
                <w:rPr>
                  <w:rFonts w:ascii="Calibri" w:eastAsia="PMingLiU" w:hAnsi="Calibri" w:cs="Arial"/>
                </w:rPr>
                <w:t>Modified Date</w:t>
              </w:r>
            </w:ins>
          </w:p>
        </w:tc>
        <w:tc>
          <w:tcPr>
            <w:tcW w:w="0" w:type="auto"/>
            <w:tcMar>
              <w:top w:w="30" w:type="dxa"/>
              <w:left w:w="30" w:type="dxa"/>
              <w:bottom w:w="20" w:type="dxa"/>
              <w:right w:w="30" w:type="dxa"/>
            </w:tcMar>
          </w:tcPr>
          <w:p w14:paraId="051384A1" w14:textId="77777777" w:rsidR="00FA5C19" w:rsidRDefault="006D6C31">
            <w:pPr>
              <w:rPr>
                <w:ins w:id="96" w:author="Lo Yuen San, Sandy (non-empl)" w:date="2019-11-21T22:13:00Z"/>
              </w:rPr>
            </w:pPr>
            <w:ins w:id="97" w:author="Lo Yuen San, Sandy (non-empl)" w:date="2019-11-21T22:13:00Z">
              <w:r>
                <w:rPr>
                  <w:rFonts w:ascii="Calibri" w:eastAsia="PMingLiU" w:hAnsi="Calibri" w:cs="Arial"/>
                </w:rPr>
                <w:t>Section</w:t>
              </w:r>
            </w:ins>
          </w:p>
        </w:tc>
        <w:tc>
          <w:tcPr>
            <w:tcW w:w="0" w:type="auto"/>
            <w:tcMar>
              <w:top w:w="30" w:type="dxa"/>
              <w:left w:w="30" w:type="dxa"/>
              <w:bottom w:w="20" w:type="dxa"/>
              <w:right w:w="30" w:type="dxa"/>
            </w:tcMar>
          </w:tcPr>
          <w:p w14:paraId="58D3C497" w14:textId="77777777" w:rsidR="00FA5C19" w:rsidRDefault="006D6C31">
            <w:pPr>
              <w:rPr>
                <w:ins w:id="98" w:author="Lo Yuen San, Sandy (non-empl)" w:date="2019-11-21T22:13:00Z"/>
              </w:rPr>
            </w:pPr>
            <w:ins w:id="99" w:author="Lo Yuen San, Sandy (non-empl)" w:date="2019-11-21T22:13:00Z">
              <w:r>
                <w:rPr>
                  <w:rFonts w:ascii="Calibri" w:eastAsia="PMingLiU" w:hAnsi="Calibri" w:cs="Arial"/>
                </w:rPr>
                <w:t>Modification</w:t>
              </w:r>
            </w:ins>
          </w:p>
        </w:tc>
      </w:tr>
      <w:tr w:rsidR="00FA5C19" w14:paraId="7FA7786A" w14:textId="77777777" w:rsidTr="00FA5C19">
        <w:trPr>
          <w:ins w:id="100" w:author="Lo Yuen San, Sandy (non-empl)" w:date="2019-11-21T22:13:00Z"/>
        </w:trPr>
        <w:tc>
          <w:tcPr>
            <w:tcW w:w="0" w:type="auto"/>
            <w:tcMar>
              <w:top w:w="30" w:type="dxa"/>
              <w:left w:w="30" w:type="dxa"/>
              <w:bottom w:w="20" w:type="dxa"/>
              <w:right w:w="30" w:type="dxa"/>
            </w:tcMar>
          </w:tcPr>
          <w:p w14:paraId="10A64BBB" w14:textId="77777777" w:rsidR="00FA5C19" w:rsidRDefault="009E4260">
            <w:pPr>
              <w:rPr>
                <w:ins w:id="101" w:author="Lo Yuen San, Sandy (non-empl)" w:date="2019-11-21T22:13:00Z"/>
              </w:rPr>
            </w:pPr>
            <w:ins w:id="102" w:author="Lo Yuen San, Sandy (non-empl)" w:date="2019-11-21T22:13:00Z">
              <w:r>
                <w:fldChar w:fldCharType="begin"/>
              </w:r>
              <w:r>
                <w:instrText xml:space="preserve"> HYPERLINK "https://erswiki.analytics.moodys.net/display/~OzcayB" </w:instrText>
              </w:r>
              <w:r>
                <w:fldChar w:fldCharType="separate"/>
              </w:r>
              <w:r w:rsidR="006D6C31">
                <w:rPr>
                  <w:rStyle w:val="Hyperlink"/>
                  <w:rFonts w:ascii="Calibri" w:eastAsia="PMingLiU" w:hAnsi="Calibri" w:cs="Arial"/>
                </w:rPr>
                <w:t>Ozcay, Bilge</w:t>
              </w:r>
              <w:r>
                <w:rPr>
                  <w:rStyle w:val="Hyperlink"/>
                  <w:rFonts w:ascii="Calibri" w:eastAsia="PMingLiU" w:hAnsi="Calibri" w:cs="Arial"/>
                </w:rPr>
                <w:fldChar w:fldCharType="end"/>
              </w:r>
            </w:ins>
          </w:p>
        </w:tc>
        <w:tc>
          <w:tcPr>
            <w:tcW w:w="0" w:type="auto"/>
            <w:tcMar>
              <w:top w:w="30" w:type="dxa"/>
              <w:left w:w="30" w:type="dxa"/>
              <w:bottom w:w="20" w:type="dxa"/>
              <w:right w:w="30" w:type="dxa"/>
            </w:tcMar>
          </w:tcPr>
          <w:p w14:paraId="56B4024C" w14:textId="77777777" w:rsidR="00FA5C19" w:rsidRDefault="006D6C31">
            <w:pPr>
              <w:rPr>
                <w:ins w:id="103" w:author="Lo Yuen San, Sandy (non-empl)" w:date="2019-11-21T22:13:00Z"/>
              </w:rPr>
            </w:pPr>
            <w:ins w:id="104" w:author="Lo Yuen San, Sandy (non-empl)" w:date="2019-11-21T22:13:00Z">
              <w:r>
                <w:rPr>
                  <w:rFonts w:ascii="Calibri" w:eastAsia="PMingLiU" w:hAnsi="Calibri" w:cs="Arial"/>
                </w:rPr>
                <w:t>04 Nov 2019 </w:t>
              </w:r>
            </w:ins>
          </w:p>
        </w:tc>
        <w:tc>
          <w:tcPr>
            <w:tcW w:w="0" w:type="auto"/>
            <w:tcMar>
              <w:top w:w="30" w:type="dxa"/>
              <w:left w:w="30" w:type="dxa"/>
              <w:bottom w:w="20" w:type="dxa"/>
              <w:right w:w="30" w:type="dxa"/>
            </w:tcMar>
          </w:tcPr>
          <w:p w14:paraId="52C914BF" w14:textId="77777777" w:rsidR="00FA5C19" w:rsidRDefault="006D6C31">
            <w:pPr>
              <w:rPr>
                <w:ins w:id="105" w:author="Lo Yuen San, Sandy (non-empl)" w:date="2019-11-21T22:13:00Z"/>
              </w:rPr>
            </w:pPr>
            <w:ins w:id="106" w:author="Lo Yuen San, Sandy (non-empl)" w:date="2019-11-21T22:13:00Z">
              <w:r>
                <w:rPr>
                  <w:rFonts w:ascii="Calibri" w:eastAsia="PMingLiU" w:hAnsi="Calibri" w:cs="Arial"/>
                </w:rPr>
                <w:t>User Access Management</w:t>
              </w:r>
            </w:ins>
          </w:p>
        </w:tc>
        <w:tc>
          <w:tcPr>
            <w:tcW w:w="0" w:type="auto"/>
            <w:tcMar>
              <w:top w:w="30" w:type="dxa"/>
              <w:left w:w="30" w:type="dxa"/>
              <w:bottom w:w="20" w:type="dxa"/>
              <w:right w:w="30" w:type="dxa"/>
            </w:tcMar>
          </w:tcPr>
          <w:p w14:paraId="072DB5E3" w14:textId="77777777" w:rsidR="00FA5C19" w:rsidRDefault="006D6C31">
            <w:pPr>
              <w:rPr>
                <w:ins w:id="107" w:author="Lo Yuen San, Sandy (non-empl)" w:date="2019-11-21T22:13:00Z"/>
              </w:rPr>
            </w:pPr>
            <w:ins w:id="108" w:author="Lo Yuen San, Sandy (non-empl)" w:date="2019-11-21T22:13:00Z">
              <w:r>
                <w:rPr>
                  <w:rFonts w:ascii="Calibri" w:eastAsia="PMingLiU" w:hAnsi="Calibri" w:cs="Arial"/>
                </w:rPr>
                <w:t>Added a matrix to clarify UAM</w:t>
              </w:r>
            </w:ins>
          </w:p>
        </w:tc>
      </w:tr>
      <w:tr w:rsidR="00FA5C19" w14:paraId="4D7800B2" w14:textId="77777777" w:rsidTr="00FA5C19">
        <w:trPr>
          <w:ins w:id="109" w:author="Lo Yuen San, Sandy (non-empl)" w:date="2019-11-21T22:13:00Z"/>
        </w:trPr>
        <w:tc>
          <w:tcPr>
            <w:tcW w:w="0" w:type="auto"/>
            <w:tcMar>
              <w:top w:w="30" w:type="dxa"/>
              <w:left w:w="30" w:type="dxa"/>
              <w:bottom w:w="20" w:type="dxa"/>
              <w:right w:w="30" w:type="dxa"/>
            </w:tcMar>
          </w:tcPr>
          <w:p w14:paraId="56C36820" w14:textId="77777777" w:rsidR="00FA5C19" w:rsidRDefault="009E4260">
            <w:pPr>
              <w:rPr>
                <w:ins w:id="110" w:author="Lo Yuen San, Sandy (non-empl)" w:date="2019-11-21T22:13:00Z"/>
              </w:rPr>
            </w:pPr>
            <w:ins w:id="111" w:author="Lo Yuen San, Sandy (non-empl)" w:date="2019-11-21T22:13:00Z">
              <w:r>
                <w:fldChar w:fldCharType="begin"/>
              </w:r>
              <w:r>
                <w:instrText xml:space="preserve"> HYPERLINK "https://erswiki.analytics.moodys.net/display/~OzcayB" </w:instrText>
              </w:r>
              <w:r>
                <w:fldChar w:fldCharType="separate"/>
              </w:r>
              <w:r w:rsidR="006D6C31">
                <w:rPr>
                  <w:rStyle w:val="Hyperlink"/>
                  <w:rFonts w:ascii="Calibri" w:eastAsia="PMingLiU" w:hAnsi="Calibri" w:cs="Arial"/>
                </w:rPr>
                <w:t>Ozcay, Bilge</w:t>
              </w:r>
              <w:r>
                <w:rPr>
                  <w:rStyle w:val="Hyperlink"/>
                  <w:rFonts w:ascii="Calibri" w:eastAsia="PMingLiU" w:hAnsi="Calibri" w:cs="Arial"/>
                </w:rPr>
                <w:fldChar w:fldCharType="end"/>
              </w:r>
            </w:ins>
          </w:p>
        </w:tc>
        <w:tc>
          <w:tcPr>
            <w:tcW w:w="0" w:type="auto"/>
            <w:tcMar>
              <w:top w:w="30" w:type="dxa"/>
              <w:left w:w="30" w:type="dxa"/>
              <w:bottom w:w="20" w:type="dxa"/>
              <w:right w:w="30" w:type="dxa"/>
            </w:tcMar>
          </w:tcPr>
          <w:p w14:paraId="217E89F0" w14:textId="77777777" w:rsidR="00FA5C19" w:rsidRDefault="006D6C31">
            <w:pPr>
              <w:rPr>
                <w:ins w:id="112" w:author="Lo Yuen San, Sandy (non-empl)" w:date="2019-11-21T22:13:00Z"/>
              </w:rPr>
            </w:pPr>
            <w:ins w:id="113" w:author="Lo Yuen San, Sandy (non-empl)" w:date="2019-11-21T22:13:00Z">
              <w:r>
                <w:rPr>
                  <w:rFonts w:ascii="Calibri" w:eastAsia="PMingLiU" w:hAnsi="Calibri" w:cs="Arial"/>
                </w:rPr>
                <w:t>06 Nov 2019 </w:t>
              </w:r>
            </w:ins>
          </w:p>
        </w:tc>
        <w:tc>
          <w:tcPr>
            <w:tcW w:w="0" w:type="auto"/>
            <w:tcMar>
              <w:top w:w="30" w:type="dxa"/>
              <w:left w:w="30" w:type="dxa"/>
              <w:bottom w:w="20" w:type="dxa"/>
              <w:right w:w="30" w:type="dxa"/>
            </w:tcMar>
          </w:tcPr>
          <w:p w14:paraId="0E7E8EC3" w14:textId="77777777" w:rsidR="00FA5C19" w:rsidRDefault="006D6C31">
            <w:pPr>
              <w:rPr>
                <w:ins w:id="114" w:author="Lo Yuen San, Sandy (non-empl)" w:date="2019-11-21T22:13:00Z"/>
              </w:rPr>
            </w:pPr>
            <w:ins w:id="115" w:author="Lo Yuen San, Sandy (non-empl)" w:date="2019-11-21T22:13:00Z">
              <w:r>
                <w:rPr>
                  <w:rFonts w:ascii="Calibri" w:eastAsia="PMingLiU" w:hAnsi="Calibri" w:cs="Arial"/>
                </w:rPr>
                <w:t>Curve Lookup</w:t>
              </w:r>
            </w:ins>
          </w:p>
        </w:tc>
        <w:tc>
          <w:tcPr>
            <w:tcW w:w="0" w:type="auto"/>
            <w:tcMar>
              <w:top w:w="30" w:type="dxa"/>
              <w:left w:w="30" w:type="dxa"/>
              <w:bottom w:w="20" w:type="dxa"/>
              <w:right w:w="30" w:type="dxa"/>
            </w:tcMar>
          </w:tcPr>
          <w:p w14:paraId="283788C3" w14:textId="77777777" w:rsidR="00FA5C19" w:rsidRDefault="006D6C31">
            <w:pPr>
              <w:rPr>
                <w:ins w:id="116" w:author="Lo Yuen San, Sandy (non-empl)" w:date="2019-11-21T22:13:00Z"/>
              </w:rPr>
            </w:pPr>
            <w:ins w:id="117" w:author="Lo Yuen San, Sandy (non-empl)" w:date="2019-11-21T22:13:00Z">
              <w:r>
                <w:rPr>
                  <w:rFonts w:ascii="Calibri" w:eastAsia="PMingLiU" w:hAnsi="Calibri" w:cs="Arial"/>
                </w:rPr>
                <w:t>BEA indicated that reference curve lookup and discount curve lookup is not needed anymore.</w:t>
              </w:r>
            </w:ins>
          </w:p>
          <w:p w14:paraId="758663F9" w14:textId="77777777" w:rsidR="00FA5C19" w:rsidRDefault="006D6C31">
            <w:pPr>
              <w:rPr>
                <w:ins w:id="118" w:author="Lo Yuen San, Sandy (non-empl)" w:date="2019-11-21T22:13:00Z"/>
              </w:rPr>
            </w:pPr>
            <w:ins w:id="119" w:author="Lo Yuen San, Sandy (non-empl)" w:date="2019-11-21T22:13:00Z">
              <w:r>
                <w:rPr>
                  <w:rFonts w:ascii="Calibri" w:eastAsia="PMingLiU" w:hAnsi="Calibri" w:cs="Arial"/>
                </w:rPr>
                <w:t>Section removed.</w:t>
              </w:r>
            </w:ins>
          </w:p>
          <w:p w14:paraId="3FB63E12" w14:textId="77777777" w:rsidR="00FA5C19" w:rsidRDefault="00FA5C19">
            <w:pPr>
              <w:rPr>
                <w:ins w:id="120" w:author="Lo Yuen San, Sandy (non-empl)" w:date="2019-11-21T22:13:00Z"/>
              </w:rPr>
            </w:pPr>
          </w:p>
        </w:tc>
      </w:tr>
      <w:tr w:rsidR="00FA5C19" w14:paraId="23AC86E3" w14:textId="77777777" w:rsidTr="00FA5C19">
        <w:trPr>
          <w:ins w:id="121" w:author="Lo Yuen San, Sandy (non-empl)" w:date="2019-11-21T22:13:00Z"/>
        </w:trPr>
        <w:tc>
          <w:tcPr>
            <w:tcW w:w="0" w:type="auto"/>
            <w:tcMar>
              <w:top w:w="30" w:type="dxa"/>
              <w:left w:w="30" w:type="dxa"/>
              <w:bottom w:w="20" w:type="dxa"/>
              <w:right w:w="30" w:type="dxa"/>
            </w:tcMar>
          </w:tcPr>
          <w:p w14:paraId="0FBF836F" w14:textId="77777777" w:rsidR="00FA5C19" w:rsidRDefault="009E4260">
            <w:pPr>
              <w:rPr>
                <w:ins w:id="122" w:author="Lo Yuen San, Sandy (non-empl)" w:date="2019-11-21T22:13:00Z"/>
              </w:rPr>
            </w:pPr>
            <w:ins w:id="123" w:author="Lo Yuen San, Sandy (non-empl)" w:date="2019-11-21T22:13:00Z">
              <w:r>
                <w:fldChar w:fldCharType="begin"/>
              </w:r>
              <w:r>
                <w:instrText xml:space="preserve"> HYPERLINK "https://erswiki.analytics.moodys.net/display/~OzcayB" </w:instrText>
              </w:r>
              <w:r>
                <w:fldChar w:fldCharType="separate"/>
              </w:r>
              <w:r w:rsidR="006D6C31">
                <w:rPr>
                  <w:rStyle w:val="Hyperlink"/>
                  <w:rFonts w:ascii="Calibri" w:eastAsia="PMingLiU" w:hAnsi="Calibri" w:cs="Arial"/>
                </w:rPr>
                <w:t>Ozcay, Bilge</w:t>
              </w:r>
              <w:r>
                <w:rPr>
                  <w:rStyle w:val="Hyperlink"/>
                  <w:rFonts w:ascii="Calibri" w:eastAsia="PMingLiU" w:hAnsi="Calibri" w:cs="Arial"/>
                </w:rPr>
                <w:fldChar w:fldCharType="end"/>
              </w:r>
            </w:ins>
          </w:p>
        </w:tc>
        <w:tc>
          <w:tcPr>
            <w:tcW w:w="0" w:type="auto"/>
            <w:tcMar>
              <w:top w:w="30" w:type="dxa"/>
              <w:left w:w="30" w:type="dxa"/>
              <w:bottom w:w="20" w:type="dxa"/>
              <w:right w:w="30" w:type="dxa"/>
            </w:tcMar>
          </w:tcPr>
          <w:p w14:paraId="4121F9D6" w14:textId="77777777" w:rsidR="00FA5C19" w:rsidRDefault="006D6C31">
            <w:pPr>
              <w:rPr>
                <w:ins w:id="124" w:author="Lo Yuen San, Sandy (non-empl)" w:date="2019-11-21T22:13:00Z"/>
              </w:rPr>
            </w:pPr>
            <w:ins w:id="125" w:author="Lo Yuen San, Sandy (non-empl)" w:date="2019-11-21T22:13:00Z">
              <w:r>
                <w:rPr>
                  <w:rFonts w:ascii="Calibri" w:eastAsia="PMingLiU" w:hAnsi="Calibri" w:cs="Arial"/>
                </w:rPr>
                <w:t>06 Nov 2019 </w:t>
              </w:r>
            </w:ins>
          </w:p>
        </w:tc>
        <w:tc>
          <w:tcPr>
            <w:tcW w:w="0" w:type="auto"/>
            <w:tcMar>
              <w:top w:w="30" w:type="dxa"/>
              <w:left w:w="30" w:type="dxa"/>
              <w:bottom w:w="20" w:type="dxa"/>
              <w:right w:w="30" w:type="dxa"/>
            </w:tcMar>
          </w:tcPr>
          <w:p w14:paraId="4F7A6FA4" w14:textId="77777777" w:rsidR="00FA5C19" w:rsidRDefault="006D6C31">
            <w:pPr>
              <w:rPr>
                <w:ins w:id="126" w:author="Lo Yuen San, Sandy (non-empl)" w:date="2019-11-21T22:13:00Z"/>
              </w:rPr>
            </w:pPr>
            <w:ins w:id="127" w:author="Lo Yuen San, Sandy (non-empl)" w:date="2019-11-21T22:13:00Z">
              <w:r>
                <w:rPr>
                  <w:rFonts w:ascii="Calibri" w:eastAsia="PMingLiU" w:hAnsi="Calibri" w:cs="Arial"/>
                </w:rPr>
                <w:t>CRM</w:t>
              </w:r>
            </w:ins>
          </w:p>
        </w:tc>
        <w:tc>
          <w:tcPr>
            <w:tcW w:w="0" w:type="auto"/>
            <w:tcMar>
              <w:top w:w="30" w:type="dxa"/>
              <w:left w:w="30" w:type="dxa"/>
              <w:bottom w:w="20" w:type="dxa"/>
              <w:right w:w="30" w:type="dxa"/>
            </w:tcMar>
          </w:tcPr>
          <w:p w14:paraId="2719CBCF" w14:textId="77777777" w:rsidR="00FA5C19" w:rsidRDefault="006D6C31">
            <w:pPr>
              <w:rPr>
                <w:ins w:id="128" w:author="Lo Yuen San, Sandy (non-empl)" w:date="2019-11-21T22:13:00Z"/>
              </w:rPr>
            </w:pPr>
            <w:ins w:id="129" w:author="Lo Yuen San, Sandy (non-empl)" w:date="2019-11-21T22:13:00Z">
              <w:r>
                <w:rPr>
                  <w:rFonts w:ascii="Calibri" w:eastAsia="PMingLiU" w:hAnsi="Calibri" w:cs="Arial"/>
                </w:rPr>
                <w:t>Updated the Guarantee mockup to allow % or amount coverage.</w:t>
              </w:r>
            </w:ins>
          </w:p>
        </w:tc>
      </w:tr>
      <w:tr w:rsidR="00FA5C19" w14:paraId="3996DA2C" w14:textId="77777777" w:rsidTr="00FA5C19">
        <w:trPr>
          <w:ins w:id="130" w:author="Lo Yuen San, Sandy (non-empl)" w:date="2019-11-21T22:13:00Z"/>
        </w:trPr>
        <w:tc>
          <w:tcPr>
            <w:tcW w:w="0" w:type="auto"/>
            <w:tcMar>
              <w:top w:w="30" w:type="dxa"/>
              <w:left w:w="30" w:type="dxa"/>
              <w:bottom w:w="20" w:type="dxa"/>
              <w:right w:w="30" w:type="dxa"/>
            </w:tcMar>
          </w:tcPr>
          <w:p w14:paraId="2CBF7F45" w14:textId="77777777" w:rsidR="00FA5C19" w:rsidRDefault="009E4260">
            <w:pPr>
              <w:rPr>
                <w:ins w:id="131" w:author="Lo Yuen San, Sandy (non-empl)" w:date="2019-11-21T22:13:00Z"/>
              </w:rPr>
            </w:pPr>
            <w:ins w:id="132" w:author="Lo Yuen San, Sandy (non-empl)" w:date="2019-11-21T22:13:00Z">
              <w:r>
                <w:fldChar w:fldCharType="begin"/>
              </w:r>
              <w:r>
                <w:instrText xml:space="preserve"> HYPERLINK "https://erswiki.analytics.moodys.net/display/~OzcayB" </w:instrText>
              </w:r>
              <w:r>
                <w:fldChar w:fldCharType="separate"/>
              </w:r>
              <w:r w:rsidR="006D6C31">
                <w:rPr>
                  <w:rStyle w:val="Hyperlink"/>
                  <w:rFonts w:ascii="Calibri" w:eastAsia="PMingLiU" w:hAnsi="Calibri" w:cs="Arial"/>
                </w:rPr>
                <w:t>Ozcay, Bilge</w:t>
              </w:r>
              <w:r>
                <w:rPr>
                  <w:rStyle w:val="Hyperlink"/>
                  <w:rFonts w:ascii="Calibri" w:eastAsia="PMingLiU" w:hAnsi="Calibri" w:cs="Arial"/>
                </w:rPr>
                <w:fldChar w:fldCharType="end"/>
              </w:r>
            </w:ins>
          </w:p>
        </w:tc>
        <w:tc>
          <w:tcPr>
            <w:tcW w:w="0" w:type="auto"/>
            <w:tcMar>
              <w:top w:w="30" w:type="dxa"/>
              <w:left w:w="30" w:type="dxa"/>
              <w:bottom w:w="20" w:type="dxa"/>
              <w:right w:w="30" w:type="dxa"/>
            </w:tcMar>
          </w:tcPr>
          <w:p w14:paraId="49823483" w14:textId="77777777" w:rsidR="00FA5C19" w:rsidRDefault="006D6C31">
            <w:pPr>
              <w:rPr>
                <w:ins w:id="133" w:author="Lo Yuen San, Sandy (non-empl)" w:date="2019-11-21T22:13:00Z"/>
              </w:rPr>
            </w:pPr>
            <w:ins w:id="134" w:author="Lo Yuen San, Sandy (non-empl)" w:date="2019-11-21T22:13:00Z">
              <w:r>
                <w:rPr>
                  <w:rFonts w:ascii="Calibri" w:eastAsia="PMingLiU" w:hAnsi="Calibri" w:cs="Arial"/>
                </w:rPr>
                <w:t>11 Nov 2019 </w:t>
              </w:r>
            </w:ins>
          </w:p>
        </w:tc>
        <w:tc>
          <w:tcPr>
            <w:tcW w:w="0" w:type="auto"/>
            <w:tcMar>
              <w:top w:w="30" w:type="dxa"/>
              <w:left w:w="30" w:type="dxa"/>
              <w:bottom w:w="20" w:type="dxa"/>
              <w:right w:w="30" w:type="dxa"/>
            </w:tcMar>
          </w:tcPr>
          <w:p w14:paraId="23255325" w14:textId="77777777" w:rsidR="00FA5C19" w:rsidRDefault="006D6C31">
            <w:pPr>
              <w:rPr>
                <w:ins w:id="135" w:author="Lo Yuen San, Sandy (non-empl)" w:date="2019-11-21T22:13:00Z"/>
              </w:rPr>
            </w:pPr>
            <w:ins w:id="136" w:author="Lo Yuen San, Sandy (non-empl)" w:date="2019-11-21T22:13:00Z">
              <w:r>
                <w:rPr>
                  <w:rFonts w:ascii="Calibri" w:eastAsia="PMingLiU" w:hAnsi="Calibri" w:cs="Arial"/>
                </w:rPr>
                <w:t>Simulation States</w:t>
              </w:r>
            </w:ins>
          </w:p>
        </w:tc>
        <w:tc>
          <w:tcPr>
            <w:tcW w:w="0" w:type="auto"/>
            <w:tcMar>
              <w:top w:w="30" w:type="dxa"/>
              <w:left w:w="30" w:type="dxa"/>
              <w:bottom w:w="20" w:type="dxa"/>
              <w:right w:w="30" w:type="dxa"/>
            </w:tcMar>
          </w:tcPr>
          <w:p w14:paraId="69F365D7" w14:textId="77777777" w:rsidR="00FA5C19" w:rsidRDefault="006D6C31">
            <w:pPr>
              <w:rPr>
                <w:ins w:id="137" w:author="Lo Yuen San, Sandy (non-empl)" w:date="2019-11-21T22:13:00Z"/>
              </w:rPr>
            </w:pPr>
            <w:ins w:id="138" w:author="Lo Yuen San, Sandy (non-empl)" w:date="2019-11-21T22:13:00Z">
              <w:r>
                <w:rPr>
                  <w:rFonts w:ascii="Calibri" w:eastAsia="PMingLiU" w:hAnsi="Calibri" w:cs="Arial"/>
                </w:rPr>
                <w:t>Added simulation states section</w:t>
              </w:r>
            </w:ins>
          </w:p>
        </w:tc>
      </w:tr>
      <w:tr w:rsidR="00FA5C19" w14:paraId="1051527F" w14:textId="77777777" w:rsidTr="00FA5C19">
        <w:trPr>
          <w:ins w:id="139" w:author="Lo Yuen San, Sandy (non-empl)" w:date="2019-11-21T22:13:00Z"/>
        </w:trPr>
        <w:tc>
          <w:tcPr>
            <w:tcW w:w="0" w:type="auto"/>
            <w:tcMar>
              <w:top w:w="30" w:type="dxa"/>
              <w:left w:w="30" w:type="dxa"/>
              <w:bottom w:w="20" w:type="dxa"/>
              <w:right w:w="30" w:type="dxa"/>
            </w:tcMar>
          </w:tcPr>
          <w:p w14:paraId="6B3CA77E" w14:textId="77777777" w:rsidR="00FA5C19" w:rsidRDefault="009E4260">
            <w:pPr>
              <w:rPr>
                <w:ins w:id="140" w:author="Lo Yuen San, Sandy (non-empl)" w:date="2019-11-21T22:13:00Z"/>
              </w:rPr>
            </w:pPr>
            <w:ins w:id="141" w:author="Lo Yuen San, Sandy (non-empl)" w:date="2019-11-21T22:13:00Z">
              <w:r>
                <w:fldChar w:fldCharType="begin"/>
              </w:r>
              <w:r>
                <w:instrText xml:space="preserve"> HYPERLINK "https://erswiki.analytics.moodys.net/display/~LoYuenSS" </w:instrText>
              </w:r>
              <w:r>
                <w:fldChar w:fldCharType="separate"/>
              </w:r>
              <w:r w:rsidR="006D6C31">
                <w:rPr>
                  <w:rStyle w:val="Hyperlink"/>
                  <w:rFonts w:ascii="Calibri" w:eastAsia="PMingLiU" w:hAnsi="Calibri" w:cs="Arial"/>
                </w:rPr>
                <w:t>Lo Yuen San, Sandy (non-empl)</w:t>
              </w:r>
              <w:r>
                <w:rPr>
                  <w:rStyle w:val="Hyperlink"/>
                  <w:rFonts w:ascii="Calibri" w:eastAsia="PMingLiU" w:hAnsi="Calibri" w:cs="Arial"/>
                </w:rPr>
                <w:fldChar w:fldCharType="end"/>
              </w:r>
            </w:ins>
          </w:p>
        </w:tc>
        <w:tc>
          <w:tcPr>
            <w:tcW w:w="0" w:type="auto"/>
            <w:tcMar>
              <w:top w:w="30" w:type="dxa"/>
              <w:left w:w="30" w:type="dxa"/>
              <w:bottom w:w="20" w:type="dxa"/>
              <w:right w:w="30" w:type="dxa"/>
            </w:tcMar>
          </w:tcPr>
          <w:p w14:paraId="10F280FE" w14:textId="77777777" w:rsidR="00FA5C19" w:rsidRDefault="006D6C31">
            <w:pPr>
              <w:rPr>
                <w:ins w:id="142" w:author="Lo Yuen San, Sandy (non-empl)" w:date="2019-11-21T22:13:00Z"/>
              </w:rPr>
            </w:pPr>
            <w:ins w:id="143" w:author="Lo Yuen San, Sandy (non-empl)" w:date="2019-11-21T22:13:00Z">
              <w:r>
                <w:rPr>
                  <w:rFonts w:ascii="Calibri" w:eastAsia="PMingLiU" w:hAnsi="Calibri" w:cs="Arial"/>
                </w:rPr>
                <w:t>15 Nov 2019</w:t>
              </w:r>
            </w:ins>
          </w:p>
        </w:tc>
        <w:tc>
          <w:tcPr>
            <w:tcW w:w="0" w:type="auto"/>
            <w:tcMar>
              <w:top w:w="30" w:type="dxa"/>
              <w:left w:w="30" w:type="dxa"/>
              <w:bottom w:w="20" w:type="dxa"/>
              <w:right w:w="30" w:type="dxa"/>
            </w:tcMar>
          </w:tcPr>
          <w:p w14:paraId="424B3942" w14:textId="77777777" w:rsidR="00FA5C19" w:rsidRDefault="006D6C31">
            <w:pPr>
              <w:rPr>
                <w:ins w:id="144" w:author="Lo Yuen San, Sandy (non-empl)" w:date="2019-11-21T22:13:00Z"/>
              </w:rPr>
            </w:pPr>
            <w:ins w:id="145" w:author="Lo Yuen San, Sandy (non-empl)" w:date="2019-11-21T22:13:00Z">
              <w:r>
                <w:rPr>
                  <w:rFonts w:ascii="Calibri" w:eastAsia="PMingLiU" w:hAnsi="Calibri" w:cs="Arial"/>
                </w:rPr>
                <w:t>Various</w:t>
              </w:r>
            </w:ins>
          </w:p>
        </w:tc>
        <w:tc>
          <w:tcPr>
            <w:tcW w:w="0" w:type="auto"/>
            <w:tcMar>
              <w:top w:w="30" w:type="dxa"/>
              <w:left w:w="30" w:type="dxa"/>
              <w:bottom w:w="20" w:type="dxa"/>
              <w:right w:w="30" w:type="dxa"/>
            </w:tcMar>
          </w:tcPr>
          <w:p w14:paraId="5AE08087" w14:textId="77777777" w:rsidR="00FA5C19" w:rsidRDefault="006D6C31">
            <w:pPr>
              <w:numPr>
                <w:ilvl w:val="0"/>
                <w:numId w:val="7"/>
              </w:numPr>
              <w:rPr>
                <w:ins w:id="146" w:author="Lo Yuen San, Sandy (non-empl)" w:date="2019-11-21T22:13:00Z"/>
              </w:rPr>
            </w:pPr>
            <w:ins w:id="147" w:author="Lo Yuen San, Sandy (non-empl)" w:date="2019-11-21T22:13:00Z">
              <w:r>
                <w:rPr>
                  <w:rFonts w:ascii="Calibri" w:eastAsia="PMingLiU" w:hAnsi="Calibri" w:cs="Arial"/>
                </w:rPr>
                <w:t>cosmetic change:</w:t>
              </w:r>
            </w:ins>
          </w:p>
          <w:p w14:paraId="71AF95EE" w14:textId="77777777" w:rsidR="00FA5C19" w:rsidRDefault="006D6C31">
            <w:pPr>
              <w:rPr>
                <w:ins w:id="148" w:author="Lo Yuen San, Sandy (non-empl)" w:date="2019-11-21T22:13:00Z"/>
              </w:rPr>
            </w:pPr>
            <w:ins w:id="149" w:author="Lo Yuen San, Sandy (non-empl)" w:date="2019-11-21T22:13:00Z">
              <w:r>
                <w:rPr>
                  <w:rFonts w:ascii="Calibri" w:eastAsia="PMingLiU" w:hAnsi="Calibri" w:cs="Arial"/>
                </w:rPr>
                <w:t>1) stage loan to repayment stage</w:t>
              </w:r>
            </w:ins>
          </w:p>
          <w:p w14:paraId="7817B1F6" w14:textId="77777777" w:rsidR="00FA5C19" w:rsidRDefault="006D6C31">
            <w:pPr>
              <w:rPr>
                <w:ins w:id="150" w:author="Lo Yuen San, Sandy (non-empl)" w:date="2019-11-21T22:13:00Z"/>
              </w:rPr>
            </w:pPr>
            <w:ins w:id="151" w:author="Lo Yuen San, Sandy (non-empl)" w:date="2019-11-21T22:13:00Z">
              <w:r>
                <w:rPr>
                  <w:rFonts w:ascii="Calibri" w:eastAsia="PMingLiU" w:hAnsi="Calibri" w:cs="Arial"/>
                </w:rPr>
                <w:t>2) Joint  to joint and several</w:t>
              </w:r>
            </w:ins>
          </w:p>
          <w:p w14:paraId="401316CA" w14:textId="77777777" w:rsidR="00FA5C19" w:rsidRDefault="009E4260">
            <w:pPr>
              <w:numPr>
                <w:ilvl w:val="0"/>
                <w:numId w:val="9"/>
              </w:numPr>
              <w:ind w:left="360"/>
              <w:rPr>
                <w:ins w:id="152" w:author="Lo Yuen San, Sandy (non-empl)" w:date="2019-11-21T22:13:00Z"/>
              </w:rPr>
            </w:pPr>
            <w:ins w:id="153" w:author="Lo Yuen San, Sandy (non-empl)" w:date="2019-11-21T22:13:00Z">
              <w:r>
                <w:fldChar w:fldCharType="begin"/>
              </w:r>
              <w:r>
                <w:instrText xml:space="preserve"> HYPERLINK "https://erswiki.analytics.moodys.net/display/~OzcayB" </w:instrText>
              </w:r>
              <w:r>
                <w:fldChar w:fldCharType="separate"/>
              </w:r>
              <w:r w:rsidR="006D6C31">
                <w:rPr>
                  <w:rStyle w:val="Hyperlink"/>
                  <w:rFonts w:ascii="Calibri" w:eastAsia="PMingLiU" w:hAnsi="Calibri" w:cs="Arial"/>
                </w:rPr>
                <w:t>Ozcay, Bilge</w:t>
              </w:r>
              <w:r>
                <w:rPr>
                  <w:rStyle w:val="Hyperlink"/>
                  <w:rFonts w:ascii="Calibri" w:eastAsia="PMingLiU" w:hAnsi="Calibri" w:cs="Arial"/>
                </w:rPr>
                <w:fldChar w:fldCharType="end"/>
              </w:r>
              <w:r w:rsidR="006D6C31">
                <w:rPr>
                  <w:rFonts w:ascii="Calibri" w:eastAsia="PMingLiU" w:hAnsi="Calibri" w:cs="Arial"/>
                </w:rPr>
                <w:t xml:space="preserve"> Change the checkbox to label to "Joint and Several". Replace the screen design in FSD.</w:t>
              </w:r>
            </w:ins>
          </w:p>
          <w:p w14:paraId="375E16EE" w14:textId="77777777" w:rsidR="00FA5C19" w:rsidRDefault="006D6C31">
            <w:pPr>
              <w:rPr>
                <w:ins w:id="154" w:author="Lo Yuen San, Sandy (non-empl)" w:date="2019-11-21T22:13:00Z"/>
              </w:rPr>
            </w:pPr>
            <w:ins w:id="155" w:author="Lo Yuen San, Sandy (non-empl)" w:date="2019-11-21T22:13:00Z">
              <w:r>
                <w:rPr>
                  <w:rFonts w:ascii="Calibri" w:eastAsia="PMingLiU" w:hAnsi="Calibri" w:cs="Arial"/>
                </w:rPr>
                <w:t>3) corporate loan and corporate facility</w:t>
              </w:r>
            </w:ins>
          </w:p>
          <w:p w14:paraId="2FA2703E" w14:textId="77777777" w:rsidR="00FA5C19" w:rsidRDefault="006D6C31">
            <w:pPr>
              <w:rPr>
                <w:ins w:id="156" w:author="Lo Yuen San, Sandy (non-empl)" w:date="2019-11-21T22:13:00Z"/>
              </w:rPr>
            </w:pPr>
            <w:ins w:id="157" w:author="Lo Yuen San, Sandy (non-empl)" w:date="2019-11-21T22:13:00Z">
              <w:r>
                <w:rPr>
                  <w:rFonts w:ascii="Calibri" w:eastAsia="PMingLiU" w:hAnsi="Calibri" w:cs="Arial"/>
                </w:rPr>
                <w:t>4) ENTITY LEVEL to BORROWER LEVEL</w:t>
              </w:r>
            </w:ins>
          </w:p>
          <w:p w14:paraId="05B8D4D1" w14:textId="77777777" w:rsidR="00FA5C19" w:rsidRDefault="006D6C31">
            <w:pPr>
              <w:rPr>
                <w:ins w:id="158" w:author="Lo Yuen San, Sandy (non-empl)" w:date="2019-11-21T22:13:00Z"/>
              </w:rPr>
            </w:pPr>
            <w:ins w:id="159" w:author="Lo Yuen San, Sandy (non-empl)" w:date="2019-11-21T22:13:00Z">
              <w:r>
                <w:rPr>
                  <w:rFonts w:ascii="Calibri" w:eastAsia="PMingLiU" w:hAnsi="Calibri" w:cs="Arial"/>
                </w:rPr>
                <w:t>5) End user to general user; super user to advance user</w:t>
              </w:r>
            </w:ins>
          </w:p>
          <w:p w14:paraId="1EC904AF" w14:textId="77777777" w:rsidR="00FA5C19" w:rsidRDefault="006D6C31">
            <w:pPr>
              <w:numPr>
                <w:ilvl w:val="0"/>
                <w:numId w:val="10"/>
              </w:numPr>
              <w:rPr>
                <w:ins w:id="160" w:author="Lo Yuen San, Sandy (non-empl)" w:date="2019-11-21T22:13:00Z"/>
              </w:rPr>
            </w:pPr>
            <w:ins w:id="161" w:author="Lo Yuen San, Sandy (non-empl)" w:date="2019-11-21T22:13:00Z">
              <w:r>
                <w:rPr>
                  <w:rFonts w:ascii="Calibri" w:eastAsia="PMingLiU" w:hAnsi="Calibri" w:cs="Arial"/>
                </w:rPr>
                <w:t>specify: exposure and CRM can be edited</w:t>
              </w:r>
            </w:ins>
          </w:p>
          <w:p w14:paraId="20C56E3D" w14:textId="77777777" w:rsidR="00FA5C19" w:rsidRDefault="006D6C31">
            <w:pPr>
              <w:numPr>
                <w:ilvl w:val="0"/>
                <w:numId w:val="10"/>
              </w:numPr>
              <w:rPr>
                <w:ins w:id="162" w:author="Lo Yuen San, Sandy (non-empl)" w:date="2019-11-21T22:13:00Z"/>
              </w:rPr>
            </w:pPr>
            <w:ins w:id="163" w:author="Lo Yuen San, Sandy (non-empl)" w:date="2019-11-21T22:13:00Z">
              <w:r>
                <w:rPr>
                  <w:rFonts w:ascii="Calibri" w:eastAsia="PMingLiU" w:hAnsi="Calibri" w:cs="Arial"/>
                </w:rPr>
                <w:t>as of date should be selection of available data in RFO</w:t>
              </w:r>
            </w:ins>
          </w:p>
          <w:p w14:paraId="5122EAA2" w14:textId="77777777" w:rsidR="00FA5C19" w:rsidRDefault="006D6C31">
            <w:pPr>
              <w:numPr>
                <w:ilvl w:val="0"/>
                <w:numId w:val="10"/>
              </w:numPr>
              <w:rPr>
                <w:ins w:id="164" w:author="Lo Yuen San, Sandy (non-empl)" w:date="2019-11-21T22:13:00Z"/>
              </w:rPr>
            </w:pPr>
            <w:ins w:id="165" w:author="Lo Yuen San, Sandy (non-empl)" w:date="2019-11-21T22:13:00Z">
              <w:r>
                <w:rPr>
                  <w:rFonts w:ascii="Calibri" w:eastAsia="PMingLiU" w:hAnsi="Calibri" w:cs="Arial"/>
                </w:rPr>
                <w:t>specify: search support wild card</w:t>
              </w:r>
            </w:ins>
          </w:p>
          <w:p w14:paraId="439025D6" w14:textId="77777777" w:rsidR="00FA5C19" w:rsidRDefault="006D6C31">
            <w:pPr>
              <w:numPr>
                <w:ilvl w:val="0"/>
                <w:numId w:val="10"/>
              </w:numPr>
              <w:rPr>
                <w:ins w:id="166" w:author="Lo Yuen San, Sandy (non-empl)" w:date="2019-11-21T22:13:00Z"/>
              </w:rPr>
            </w:pPr>
            <w:ins w:id="167" w:author="Lo Yuen San, Sandy (non-empl)" w:date="2019-11-21T22:13:00Z">
              <w:r>
                <w:rPr>
                  <w:rFonts w:ascii="Calibri" w:eastAsia="PMingLiU" w:hAnsi="Calibri" w:cs="Arial"/>
                </w:rPr>
                <w:t>import and export cashflow</w:t>
              </w:r>
            </w:ins>
          </w:p>
          <w:p w14:paraId="0C086C8B" w14:textId="77777777" w:rsidR="00FA5C19" w:rsidRDefault="006D6C31">
            <w:pPr>
              <w:numPr>
                <w:ilvl w:val="0"/>
                <w:numId w:val="10"/>
              </w:numPr>
              <w:rPr>
                <w:ins w:id="168" w:author="Lo Yuen San, Sandy (non-empl)" w:date="2019-11-21T22:13:00Z"/>
              </w:rPr>
            </w:pPr>
            <w:ins w:id="169" w:author="Lo Yuen San, Sandy (non-empl)" w:date="2019-11-21T22:13:00Z">
              <w:r>
                <w:rPr>
                  <w:rFonts w:ascii="Calibri" w:eastAsia="PMingLiU" w:hAnsi="Calibri" w:cs="Arial"/>
                </w:rPr>
                <w:t>specify: entered information will be save before simulation</w:t>
              </w:r>
            </w:ins>
          </w:p>
          <w:p w14:paraId="3A38D641" w14:textId="77777777" w:rsidR="00FA5C19" w:rsidRDefault="006D6C31">
            <w:pPr>
              <w:numPr>
                <w:ilvl w:val="0"/>
                <w:numId w:val="10"/>
              </w:numPr>
              <w:rPr>
                <w:ins w:id="170" w:author="Lo Yuen San, Sandy (non-empl)" w:date="2019-11-21T22:13:00Z"/>
              </w:rPr>
            </w:pPr>
            <w:ins w:id="171" w:author="Lo Yuen San, Sandy (non-empl)" w:date="2019-11-21T22:13:00Z">
              <w:r>
                <w:rPr>
                  <w:rFonts w:ascii="Calibri" w:eastAsia="PMingLiU" w:hAnsi="Calibri" w:cs="Arial"/>
                </w:rPr>
                <w:t>marked repo and security to TBC (phase 2)</w:t>
              </w:r>
            </w:ins>
          </w:p>
          <w:p w14:paraId="31805993" w14:textId="77777777" w:rsidR="00FA5C19" w:rsidRDefault="006D6C31">
            <w:pPr>
              <w:numPr>
                <w:ilvl w:val="0"/>
                <w:numId w:val="10"/>
              </w:numPr>
              <w:rPr>
                <w:ins w:id="172" w:author="Lo Yuen San, Sandy (non-empl)" w:date="2019-11-21T22:13:00Z"/>
              </w:rPr>
            </w:pPr>
            <w:ins w:id="173" w:author="Lo Yuen San, Sandy (non-empl)" w:date="2019-11-21T22:13:00Z">
              <w:r>
                <w:rPr>
                  <w:rFonts w:ascii="Calibri" w:eastAsia="PMingLiU" w:hAnsi="Calibri" w:cs="Arial"/>
                </w:rPr>
                <w:t>deleted fields SOURCE SYSTEM, STAGING SOURCE, IMPORT SOURCE, SEGMENT TYPE in ENTITY</w:t>
              </w:r>
            </w:ins>
          </w:p>
          <w:p w14:paraId="23F92DB4" w14:textId="77777777" w:rsidR="00FA5C19" w:rsidRDefault="006D6C31">
            <w:pPr>
              <w:numPr>
                <w:ilvl w:val="0"/>
                <w:numId w:val="10"/>
              </w:numPr>
              <w:rPr>
                <w:ins w:id="174" w:author="Lo Yuen San, Sandy (non-empl)" w:date="2019-11-21T22:13:00Z"/>
              </w:rPr>
            </w:pPr>
            <w:ins w:id="175" w:author="Lo Yuen San, Sandy (non-empl)" w:date="2019-11-21T22:13:00Z">
              <w:r>
                <w:rPr>
                  <w:rFonts w:ascii="Calibri" w:eastAsia="PMingLiU" w:hAnsi="Calibri" w:cs="Arial"/>
                </w:rPr>
                <w:t>Clarified DIM_13,DIM_14 and DIM_15  in LOANDEPO</w:t>
              </w:r>
            </w:ins>
          </w:p>
          <w:p w14:paraId="295B08F1" w14:textId="77777777" w:rsidR="00FA5C19" w:rsidRDefault="006D6C31">
            <w:pPr>
              <w:numPr>
                <w:ilvl w:val="0"/>
                <w:numId w:val="10"/>
              </w:numPr>
              <w:rPr>
                <w:ins w:id="176" w:author="Lo Yuen San, Sandy (non-empl)" w:date="2019-11-21T22:13:00Z"/>
              </w:rPr>
            </w:pPr>
            <w:ins w:id="177" w:author="Lo Yuen San, Sandy (non-empl)" w:date="2019-11-21T22:13:00Z">
              <w:r>
                <w:rPr>
                  <w:rFonts w:ascii="Calibri" w:eastAsia="PMingLiU" w:hAnsi="Calibri" w:cs="Arial"/>
                </w:rPr>
                <w:t>deleted field COUNTERPARTY _CODE  in LOANDEPO according to user request</w:t>
              </w:r>
            </w:ins>
          </w:p>
          <w:p w14:paraId="2472C205" w14:textId="77777777" w:rsidR="00FA5C19" w:rsidRDefault="006D6C31">
            <w:pPr>
              <w:numPr>
                <w:ilvl w:val="0"/>
                <w:numId w:val="10"/>
              </w:numPr>
              <w:rPr>
                <w:ins w:id="178" w:author="Lo Yuen San, Sandy (non-empl)" w:date="2019-11-21T22:13:00Z"/>
              </w:rPr>
            </w:pPr>
            <w:ins w:id="179" w:author="Lo Yuen San, Sandy (non-empl)" w:date="2019-11-21T22:13:00Z">
              <w:r>
                <w:rPr>
                  <w:rFonts w:ascii="Calibri" w:eastAsia="PMingLiU" w:hAnsi="Calibri" w:cs="Arial"/>
                </w:rPr>
                <w:t>deleted field FIRST_PAYMENT_DATE, USED_AMOUNT, MKT_SPREAD, MULT_SPREAD, RESET_REQUENCY, FIXING_RULE FIRST_FIXING_DATE, ACCRUAL_BASIS in FACILITY according to user request</w:t>
              </w:r>
            </w:ins>
          </w:p>
          <w:p w14:paraId="618A03B2" w14:textId="77777777" w:rsidR="00FA5C19" w:rsidRDefault="009E4260">
            <w:pPr>
              <w:numPr>
                <w:ilvl w:val="0"/>
                <w:numId w:val="9"/>
              </w:numPr>
              <w:ind w:left="360"/>
              <w:rPr>
                <w:ins w:id="180" w:author="Lo Yuen San, Sandy (non-empl)" w:date="2019-11-21T22:13:00Z"/>
              </w:rPr>
            </w:pPr>
            <w:ins w:id="181" w:author="Lo Yuen San, Sandy (non-empl)" w:date="2019-11-21T22:13:00Z">
              <w:r>
                <w:fldChar w:fldCharType="begin"/>
              </w:r>
              <w:r>
                <w:instrText xml:space="preserve"> HYPERLINK "https://erswiki.analytics.moodys.net/display/~LoYuenSS" </w:instrText>
              </w:r>
              <w:r>
                <w:fldChar w:fldCharType="separate"/>
              </w:r>
              <w:r w:rsidR="006D6C31">
                <w:rPr>
                  <w:rStyle w:val="Hyperlink"/>
                  <w:rFonts w:ascii="Calibri" w:eastAsia="PMingLiU" w:hAnsi="Calibri" w:cs="Arial"/>
                </w:rPr>
                <w:t>Lo Yuen San, Sandy (non-empl)</w:t>
              </w:r>
              <w:r>
                <w:rPr>
                  <w:rStyle w:val="Hyperlink"/>
                  <w:rFonts w:ascii="Calibri" w:eastAsia="PMingLiU" w:hAnsi="Calibri" w:cs="Arial"/>
                </w:rPr>
                <w:fldChar w:fldCharType="end"/>
              </w:r>
              <w:r w:rsidR="006D6C31">
                <w:rPr>
                  <w:rFonts w:ascii="Calibri" w:eastAsia="PMingLiU" w:hAnsi="Calibri" w:cs="Arial"/>
                </w:rPr>
                <w:t xml:space="preserve"> If you don't have MKT_SPREAD, you won't be able to model floating rate facility. Confirm all facilities will be fixed rate</w:t>
              </w:r>
            </w:ins>
          </w:p>
          <w:p w14:paraId="06BCA141" w14:textId="77777777" w:rsidR="00FA5C19" w:rsidRDefault="009E4260">
            <w:pPr>
              <w:numPr>
                <w:ilvl w:val="0"/>
                <w:numId w:val="9"/>
              </w:numPr>
              <w:ind w:left="360"/>
              <w:rPr>
                <w:ins w:id="182" w:author="Lo Yuen San, Sandy (non-empl)" w:date="2019-11-21T22:13:00Z"/>
              </w:rPr>
            </w:pPr>
            <w:ins w:id="183" w:author="Lo Yuen San, Sandy (non-empl)" w:date="2019-11-21T22:13:00Z">
              <w:r>
                <w:fldChar w:fldCharType="begin"/>
              </w:r>
              <w:r>
                <w:instrText xml:space="preserve"> HYPERLINK "https://erswiki.analytics.moodys.net/display/~LoYuenSS" </w:instrText>
              </w:r>
              <w:r>
                <w:fldChar w:fldCharType="separate"/>
              </w:r>
              <w:r w:rsidR="006D6C31">
                <w:rPr>
                  <w:rStyle w:val="Hyperlink"/>
                  <w:rFonts w:ascii="Calibri" w:eastAsia="PMingLiU" w:hAnsi="Calibri" w:cs="Arial"/>
                </w:rPr>
                <w:t>Lo Yuen San, Sandy (non-empl)</w:t>
              </w:r>
              <w:r>
                <w:rPr>
                  <w:rStyle w:val="Hyperlink"/>
                  <w:rFonts w:ascii="Calibri" w:eastAsia="PMingLiU" w:hAnsi="Calibri" w:cs="Arial"/>
                </w:rPr>
                <w:fldChar w:fldCharType="end"/>
              </w:r>
              <w:r w:rsidR="006D6C31">
                <w:rPr>
                  <w:rFonts w:ascii="Calibri" w:eastAsia="PMingLiU" w:hAnsi="Calibri" w:cs="Arial"/>
                </w:rPr>
                <w:t xml:space="preserve"> Without RESET_FREQUENCY, they won't be able to model a different reset frequency than interest frequency. Confirm all facilities will be fixed rate. Same may apply to FIXING_RULE.</w:t>
              </w:r>
            </w:ins>
          </w:p>
          <w:p w14:paraId="0D82E912" w14:textId="77777777" w:rsidR="00FA5C19" w:rsidRDefault="009E4260">
            <w:pPr>
              <w:numPr>
                <w:ilvl w:val="0"/>
                <w:numId w:val="9"/>
              </w:numPr>
              <w:ind w:left="360"/>
              <w:rPr>
                <w:ins w:id="184" w:author="Lo Yuen San, Sandy (non-empl)" w:date="2019-11-21T22:13:00Z"/>
              </w:rPr>
            </w:pPr>
            <w:ins w:id="185" w:author="Lo Yuen San, Sandy (non-empl)" w:date="2019-11-21T22:13:00Z">
              <w:r>
                <w:fldChar w:fldCharType="begin"/>
              </w:r>
              <w:r>
                <w:instrText xml:space="preserve"> HYPERLINK "https://erswiki.analytics.moodys.net/display/~LoYuenSS" </w:instrText>
              </w:r>
              <w:r>
                <w:fldChar w:fldCharType="separate"/>
              </w:r>
              <w:r w:rsidR="006D6C31">
                <w:rPr>
                  <w:rStyle w:val="Hyperlink"/>
                  <w:rFonts w:ascii="Calibri" w:eastAsia="PMingLiU" w:hAnsi="Calibri" w:cs="Arial"/>
                </w:rPr>
                <w:t>Lo Yuen San, Sandy (non-empl)</w:t>
              </w:r>
              <w:r>
                <w:rPr>
                  <w:rStyle w:val="Hyperlink"/>
                  <w:rFonts w:ascii="Calibri" w:eastAsia="PMingLiU" w:hAnsi="Calibri" w:cs="Arial"/>
                </w:rPr>
                <w:fldChar w:fldCharType="end"/>
              </w:r>
              <w:r w:rsidR="006D6C31">
                <w:rPr>
                  <w:rFonts w:ascii="Calibri" w:eastAsia="PMingLiU" w:hAnsi="Calibri" w:cs="Arial"/>
                </w:rPr>
                <w:t xml:space="preserve"> We need accrual_basis. Without accrual_basis, Facility will not work.</w:t>
              </w:r>
            </w:ins>
          </w:p>
          <w:p w14:paraId="723422B0" w14:textId="77777777" w:rsidR="00FA5C19" w:rsidRDefault="006D6C31">
            <w:pPr>
              <w:numPr>
                <w:ilvl w:val="0"/>
                <w:numId w:val="12"/>
              </w:numPr>
              <w:rPr>
                <w:ins w:id="186" w:author="Lo Yuen San, Sandy (non-empl)" w:date="2019-11-21T22:13:00Z"/>
              </w:rPr>
            </w:pPr>
            <w:ins w:id="187" w:author="Lo Yuen San, Sandy (non-empl)" w:date="2019-11-21T22:13:00Z">
              <w:r>
                <w:rPr>
                  <w:rFonts w:ascii="Calibri" w:eastAsia="PMingLiU" w:hAnsi="Calibri" w:cs="Arial"/>
                </w:rPr>
                <w:t>default SYNC_BEGIN_DATE as Y at Repayment Stage Details</w:t>
              </w:r>
            </w:ins>
          </w:p>
          <w:p w14:paraId="5523C142" w14:textId="77777777" w:rsidR="00FA5C19" w:rsidRDefault="006D6C31">
            <w:pPr>
              <w:numPr>
                <w:ilvl w:val="0"/>
                <w:numId w:val="12"/>
              </w:numPr>
              <w:rPr>
                <w:ins w:id="188" w:author="Lo Yuen San, Sandy (non-empl)" w:date="2019-11-21T22:13:00Z"/>
              </w:rPr>
            </w:pPr>
            <w:ins w:id="189" w:author="Lo Yuen San, Sandy (non-empl)" w:date="2019-11-21T22:13:00Z">
              <w:r>
                <w:rPr>
                  <w:rFonts w:ascii="Calibri" w:eastAsia="PMingLiU" w:hAnsi="Calibri" w:cs="Arial"/>
                </w:rPr>
                <w:t>CLARIFIED CONTRACT_TYPE AND CONTRACT_TYPE_CODE, JOINT at collateral and guarantee</w:t>
              </w:r>
            </w:ins>
          </w:p>
          <w:p w14:paraId="57B9DC9D" w14:textId="77777777" w:rsidR="00FA5C19" w:rsidRDefault="006D6C31">
            <w:pPr>
              <w:numPr>
                <w:ilvl w:val="0"/>
                <w:numId w:val="12"/>
              </w:numPr>
              <w:rPr>
                <w:ins w:id="190" w:author="Lo Yuen San, Sandy (non-empl)" w:date="2019-11-21T22:13:00Z"/>
              </w:rPr>
            </w:pPr>
            <w:ins w:id="191" w:author="Lo Yuen San, Sandy (non-empl)" w:date="2019-11-21T22:13:00Z">
              <w:r>
                <w:rPr>
                  <w:rFonts w:ascii="Calibri" w:eastAsia="PMingLiU" w:hAnsi="Calibri" w:cs="Arial"/>
                </w:rPr>
                <w:t>revised allocate CRM based on EAD instead of nominal</w:t>
              </w:r>
            </w:ins>
          </w:p>
        </w:tc>
      </w:tr>
    </w:tbl>
    <w:p w14:paraId="1AD6955A" w14:textId="77777777" w:rsidR="00FA5C19" w:rsidRDefault="00FA5C19"/>
    <w:p w14:paraId="352C4E8D" w14:textId="77777777" w:rsidR="00FA5C19" w:rsidRDefault="006D6C31">
      <w:pPr>
        <w:pStyle w:val="Heading1"/>
      </w:pPr>
      <w:bookmarkStart w:id="192" w:name="_Toc256000001"/>
      <w:bookmarkStart w:id="193" w:name="scroll-bookmark-3"/>
      <w:r>
        <w:t>Summary</w:t>
      </w:r>
      <w:bookmarkEnd w:id="192"/>
      <w:bookmarkEnd w:id="193"/>
    </w:p>
    <w:p w14:paraId="7FCE3B2E" w14:textId="77777777" w:rsidR="00FA5C19" w:rsidRDefault="006D6C31">
      <w:r>
        <w:t>Moody's Analytics implemented RiskConfidence (RCO) and RiskFoundation (RFO) at BEA to compute expected credit loss (ECL) based on IFRS9 accounting rules on a monthly basis.</w:t>
      </w:r>
    </w:p>
    <w:p w14:paraId="25C14A40" w14:textId="77777777" w:rsidR="00FA5C19" w:rsidRDefault="006D6C31">
      <w:r>
        <w:t>In addition to the monthly process, BEA is looking for a software solution to compute ECL of a credit proposal on demand in pro-forma basis. The computation should leverage the existing RCO + RFO based IFRS9 infrastructure where possible.</w:t>
      </w:r>
    </w:p>
    <w:p w14:paraId="034A3A84" w14:textId="77777777" w:rsidR="00FA5C19" w:rsidRDefault="006D6C31">
      <w:r>
        <w:t>The purpose of document is to explain the design of the of the on-demand ECL solution.</w:t>
      </w:r>
    </w:p>
    <w:p w14:paraId="51B39572" w14:textId="19C51048" w:rsidR="00FA5C19" w:rsidRDefault="00A55DD5">
      <w:pPr>
        <w:rPr>
          <w:lang w:eastAsia="zh-TW"/>
        </w:rPr>
      </w:pPr>
      <w:ins w:id="194" w:author="Chung Chi Lee" w:date="2020-04-01T10:58:00Z">
        <w:r w:rsidRPr="00A55DD5">
          <w:rPr>
            <w:highlight w:val="yellow"/>
            <w:lang w:eastAsia="zh-TW"/>
            <w:rPrChange w:id="195" w:author="Chung Chi Lee" w:date="2020-04-01T10:58:00Z">
              <w:rPr>
                <w:lang w:eastAsia="zh-TW"/>
              </w:rPr>
            </w:rPrChange>
          </w:rPr>
          <w:t>In phase 1, only covers corporate. In phase 2, securities, retail customers are also included.</w:t>
        </w:r>
      </w:ins>
    </w:p>
    <w:p w14:paraId="717918CB" w14:textId="77777777" w:rsidR="00FA5C19" w:rsidRDefault="006D6C31">
      <w:pPr>
        <w:pStyle w:val="Heading1"/>
      </w:pPr>
      <w:bookmarkStart w:id="196" w:name="_Toc256000002"/>
      <w:bookmarkStart w:id="197" w:name="scroll-bookmark-4"/>
      <w:r>
        <w:t>Functional Flows</w:t>
      </w:r>
      <w:bookmarkEnd w:id="196"/>
      <w:bookmarkEnd w:id="197"/>
    </w:p>
    <w:p w14:paraId="4DB9278B" w14:textId="77777777" w:rsidR="00FA5C19" w:rsidRDefault="006D6C31">
      <w:r>
        <w:t>At a high level, the user flow will be as follows:</w:t>
      </w:r>
    </w:p>
    <w:p w14:paraId="532EECD1" w14:textId="77777777" w:rsidR="00FA5C19" w:rsidRDefault="00FA5C19"/>
    <w:p w14:paraId="4A3FE84A" w14:textId="77777777" w:rsidR="00FA5C19" w:rsidRDefault="006D6C31">
      <w:r>
        <w:rPr>
          <w:u w:val="single"/>
        </w:rPr>
        <w:t>Borrower selection</w:t>
      </w:r>
    </w:p>
    <w:p w14:paraId="10BF3AF9" w14:textId="756D853C" w:rsidR="00FA5C19" w:rsidRDefault="006D6C31">
      <w:pPr>
        <w:numPr>
          <w:ilvl w:val="0"/>
          <w:numId w:val="13"/>
        </w:numPr>
        <w:pPrChange w:id="198" w:author="Lo Yuen San, Sandy (non-empl)" w:date="2019-11-21T22:13:00Z">
          <w:pPr>
            <w:numPr>
              <w:numId w:val="8"/>
            </w:numPr>
            <w:tabs>
              <w:tab w:val="num" w:pos="360"/>
            </w:tabs>
            <w:ind w:left="360" w:hanging="360"/>
          </w:pPr>
        </w:pPrChange>
      </w:pPr>
      <w:r>
        <w:t>Search for an existing borrower</w:t>
      </w:r>
    </w:p>
    <w:p w14:paraId="13461F01" w14:textId="77777777" w:rsidR="00FA5C19" w:rsidRDefault="006D6C31">
      <w:pPr>
        <w:numPr>
          <w:ilvl w:val="0"/>
          <w:numId w:val="13"/>
        </w:numPr>
        <w:pPrChange w:id="199" w:author="Lo Yuen San, Sandy (non-empl)" w:date="2019-11-21T22:13:00Z">
          <w:pPr>
            <w:numPr>
              <w:numId w:val="8"/>
            </w:numPr>
            <w:tabs>
              <w:tab w:val="num" w:pos="360"/>
            </w:tabs>
            <w:ind w:left="360" w:hanging="360"/>
          </w:pPr>
        </w:pPrChange>
      </w:pPr>
      <w:r>
        <w:t>Select the existing borrower or create a new borrower</w:t>
      </w:r>
    </w:p>
    <w:p w14:paraId="042013DA" w14:textId="77777777" w:rsidR="00FA5C19" w:rsidRDefault="006D6C31">
      <w:pPr>
        <w:numPr>
          <w:ilvl w:val="0"/>
          <w:numId w:val="13"/>
        </w:numPr>
        <w:pPrChange w:id="200" w:author="Lo Yuen San, Sandy (non-empl)" w:date="2019-11-21T22:13:00Z">
          <w:pPr>
            <w:numPr>
              <w:numId w:val="8"/>
            </w:numPr>
            <w:tabs>
              <w:tab w:val="num" w:pos="360"/>
            </w:tabs>
            <w:ind w:left="360" w:hanging="360"/>
          </w:pPr>
        </w:pPrChange>
      </w:pPr>
      <w:r>
        <w:t>For existing borrower,</w:t>
      </w:r>
      <w:del w:id="201" w:author="Lo Yuen San, Sandy (non-empl)" w:date="2019-11-21T22:13:00Z">
        <w:r w:rsidR="00046CA5">
          <w:delText xml:space="preserve"> change</w:delText>
        </w:r>
      </w:del>
      <w:ins w:id="202" w:author="Lo Yuen San, Sandy (non-empl)" w:date="2019-11-21T22:13:00Z">
        <w:r>
          <w:t> edit</w:t>
        </w:r>
      </w:ins>
      <w:r>
        <w:t xml:space="preserve"> borrower characteristics such as rating</w:t>
      </w:r>
    </w:p>
    <w:p w14:paraId="5DA6454C" w14:textId="77777777" w:rsidR="00FA5C19" w:rsidRDefault="00FA5C19"/>
    <w:p w14:paraId="4EBD49CD" w14:textId="77777777" w:rsidR="00FA5C19" w:rsidRDefault="006D6C31">
      <w:r>
        <w:rPr>
          <w:u w:val="single"/>
        </w:rPr>
        <w:t>Exposures</w:t>
      </w:r>
    </w:p>
    <w:p w14:paraId="4EC52B78" w14:textId="77777777" w:rsidR="00FA5C19" w:rsidRDefault="006D6C31">
      <w:pPr>
        <w:numPr>
          <w:ilvl w:val="0"/>
          <w:numId w:val="14"/>
        </w:numPr>
        <w:pPrChange w:id="203" w:author="Lo Yuen San, Sandy (non-empl)" w:date="2019-11-21T22:13:00Z">
          <w:pPr>
            <w:numPr>
              <w:numId w:val="9"/>
            </w:numPr>
            <w:tabs>
              <w:tab w:val="num" w:pos="720"/>
            </w:tabs>
            <w:ind w:left="720" w:hanging="360"/>
          </w:pPr>
        </w:pPrChange>
      </w:pPr>
      <w:r>
        <w:t>Load</w:t>
      </w:r>
      <w:ins w:id="204" w:author="Lo Yuen San, Sandy (non-empl)" w:date="2019-11-21T22:13:00Z">
        <w:r>
          <w:t xml:space="preserve"> and edit</w:t>
        </w:r>
      </w:ins>
      <w:r>
        <w:t xml:space="preserve"> existing exposures for a borrower (only for existing borrower)</w:t>
      </w:r>
    </w:p>
    <w:p w14:paraId="7D2166F1" w14:textId="77777777" w:rsidR="00FA5C19" w:rsidRDefault="006D6C31">
      <w:pPr>
        <w:numPr>
          <w:ilvl w:val="0"/>
          <w:numId w:val="14"/>
        </w:numPr>
        <w:pPrChange w:id="205" w:author="Lo Yuen San, Sandy (non-empl)" w:date="2019-11-21T22:13:00Z">
          <w:pPr>
            <w:numPr>
              <w:numId w:val="9"/>
            </w:numPr>
            <w:tabs>
              <w:tab w:val="num" w:pos="720"/>
            </w:tabs>
            <w:ind w:left="720" w:hanging="360"/>
          </w:pPr>
        </w:pPrChange>
      </w:pPr>
      <w:r>
        <w:t>Enter simulated exposures for a borrower</w:t>
      </w:r>
    </w:p>
    <w:p w14:paraId="05772F47" w14:textId="77777777" w:rsidR="00FA5C19" w:rsidRDefault="006D6C31">
      <w:pPr>
        <w:numPr>
          <w:ilvl w:val="0"/>
          <w:numId w:val="14"/>
        </w:numPr>
        <w:pPrChange w:id="206" w:author="Lo Yuen San, Sandy (non-empl)" w:date="2019-11-21T22:13:00Z">
          <w:pPr>
            <w:numPr>
              <w:numId w:val="9"/>
            </w:numPr>
            <w:tabs>
              <w:tab w:val="num" w:pos="720"/>
            </w:tabs>
            <w:ind w:left="720" w:hanging="360"/>
          </w:pPr>
        </w:pPrChange>
      </w:pPr>
      <w:r>
        <w:t>Enter imported cashflows for an exposure (existing or new exposure)</w:t>
      </w:r>
    </w:p>
    <w:p w14:paraId="485D76DB" w14:textId="77777777" w:rsidR="00FA5C19" w:rsidRDefault="006D6C31">
      <w:pPr>
        <w:numPr>
          <w:ilvl w:val="0"/>
          <w:numId w:val="14"/>
        </w:numPr>
        <w:pPrChange w:id="207" w:author="Lo Yuen San, Sandy (non-empl)" w:date="2019-11-21T22:13:00Z">
          <w:pPr>
            <w:numPr>
              <w:numId w:val="9"/>
            </w:numPr>
            <w:tabs>
              <w:tab w:val="num" w:pos="720"/>
            </w:tabs>
            <w:ind w:left="720" w:hanging="360"/>
          </w:pPr>
        </w:pPrChange>
      </w:pPr>
      <w:r>
        <w:t xml:space="preserve">Enter </w:t>
      </w:r>
      <w:del w:id="208" w:author="Lo Yuen San, Sandy (non-empl)" w:date="2019-11-21T22:13:00Z">
        <w:r w:rsidR="00046CA5">
          <w:delText>stages</w:delText>
        </w:r>
      </w:del>
      <w:ins w:id="209" w:author="Lo Yuen San, Sandy (non-empl)" w:date="2019-11-21T22:13:00Z">
        <w:r>
          <w:t>repayment stage</w:t>
        </w:r>
      </w:ins>
      <w:r>
        <w:t xml:space="preserve"> for a loan exposure</w:t>
      </w:r>
    </w:p>
    <w:p w14:paraId="44A59503" w14:textId="77777777" w:rsidR="00FA5C19" w:rsidRDefault="006D6C31">
      <w:r>
        <w:rPr>
          <w:u w:val="single"/>
        </w:rPr>
        <w:t>CRM</w:t>
      </w:r>
    </w:p>
    <w:p w14:paraId="1F526BAF" w14:textId="77777777" w:rsidR="00FA5C19" w:rsidRDefault="006D6C31">
      <w:pPr>
        <w:numPr>
          <w:ilvl w:val="0"/>
          <w:numId w:val="15"/>
        </w:numPr>
        <w:pPrChange w:id="210" w:author="Lo Yuen San, Sandy (non-empl)" w:date="2019-11-21T22:13:00Z">
          <w:pPr>
            <w:numPr>
              <w:numId w:val="10"/>
            </w:numPr>
            <w:tabs>
              <w:tab w:val="num" w:pos="360"/>
            </w:tabs>
            <w:ind w:left="360" w:hanging="360"/>
          </w:pPr>
        </w:pPrChange>
      </w:pPr>
      <w:r>
        <w:t>Load</w:t>
      </w:r>
      <w:ins w:id="211" w:author="Lo Yuen San, Sandy (non-empl)" w:date="2019-11-21T22:13:00Z">
        <w:r>
          <w:t xml:space="preserve"> and edit</w:t>
        </w:r>
      </w:ins>
      <w:r>
        <w:t xml:space="preserve"> existing CRM for a borrower (only for existing borrower)</w:t>
      </w:r>
    </w:p>
    <w:p w14:paraId="37F9D903" w14:textId="77777777" w:rsidR="00FA5C19" w:rsidRDefault="006D6C31">
      <w:pPr>
        <w:numPr>
          <w:ilvl w:val="0"/>
          <w:numId w:val="15"/>
        </w:numPr>
        <w:pPrChange w:id="212" w:author="Lo Yuen San, Sandy (non-empl)" w:date="2019-11-21T22:13:00Z">
          <w:pPr>
            <w:numPr>
              <w:numId w:val="10"/>
            </w:numPr>
            <w:tabs>
              <w:tab w:val="num" w:pos="360"/>
            </w:tabs>
            <w:ind w:left="360" w:hanging="360"/>
          </w:pPr>
        </w:pPrChange>
      </w:pPr>
      <w:r>
        <w:t>Load existing CRM allocation for a borrower (only for existing borrower)</w:t>
      </w:r>
    </w:p>
    <w:p w14:paraId="07072A06" w14:textId="77777777" w:rsidR="00FA5C19" w:rsidRDefault="006D6C31">
      <w:pPr>
        <w:numPr>
          <w:ilvl w:val="0"/>
          <w:numId w:val="15"/>
        </w:numPr>
        <w:pPrChange w:id="213" w:author="Lo Yuen San, Sandy (non-empl)" w:date="2019-11-21T22:13:00Z">
          <w:pPr>
            <w:numPr>
              <w:numId w:val="10"/>
            </w:numPr>
            <w:tabs>
              <w:tab w:val="num" w:pos="360"/>
            </w:tabs>
            <w:ind w:left="360" w:hanging="360"/>
          </w:pPr>
        </w:pPrChange>
      </w:pPr>
      <w:r>
        <w:t>Enter new CRM for a borrower</w:t>
      </w:r>
    </w:p>
    <w:p w14:paraId="38E3EB2B" w14:textId="77777777" w:rsidR="00FA5C19" w:rsidRDefault="006D6C31">
      <w:pPr>
        <w:numPr>
          <w:ilvl w:val="0"/>
          <w:numId w:val="15"/>
        </w:numPr>
        <w:pPrChange w:id="214" w:author="Lo Yuen San, Sandy (non-empl)" w:date="2019-11-21T22:13:00Z">
          <w:pPr>
            <w:numPr>
              <w:numId w:val="10"/>
            </w:numPr>
            <w:tabs>
              <w:tab w:val="num" w:pos="360"/>
            </w:tabs>
            <w:ind w:left="360" w:hanging="360"/>
          </w:pPr>
        </w:pPrChange>
      </w:pPr>
      <w:r>
        <w:t>Run auto CRM allocation based on existing rules and processes defined in RFO</w:t>
      </w:r>
    </w:p>
    <w:p w14:paraId="1AC192EF" w14:textId="77777777" w:rsidR="00FA5C19" w:rsidRDefault="006D6C31">
      <w:pPr>
        <w:numPr>
          <w:ilvl w:val="0"/>
          <w:numId w:val="15"/>
        </w:numPr>
        <w:pPrChange w:id="215" w:author="Lo Yuen San, Sandy (non-empl)" w:date="2019-11-21T22:13:00Z">
          <w:pPr>
            <w:numPr>
              <w:numId w:val="10"/>
            </w:numPr>
            <w:tabs>
              <w:tab w:val="num" w:pos="360"/>
            </w:tabs>
            <w:ind w:left="360" w:hanging="360"/>
          </w:pPr>
        </w:pPrChange>
      </w:pPr>
      <w:r>
        <w:t>Manually change CRM allocation amount for each exposure ↔ CRM pair </w:t>
      </w:r>
    </w:p>
    <w:p w14:paraId="0F2EAB27" w14:textId="77777777" w:rsidR="00FA5C19" w:rsidRDefault="00FA5C19"/>
    <w:p w14:paraId="0C689FDC" w14:textId="77777777" w:rsidR="00FA5C19" w:rsidRDefault="006D6C31">
      <w:r>
        <w:rPr>
          <w:u w:val="single"/>
        </w:rPr>
        <w:t>Simulation</w:t>
      </w:r>
    </w:p>
    <w:p w14:paraId="24C9603D" w14:textId="77777777" w:rsidR="00FA5C19" w:rsidRDefault="006D6C31">
      <w:pPr>
        <w:numPr>
          <w:ilvl w:val="0"/>
          <w:numId w:val="16"/>
        </w:numPr>
        <w:pPrChange w:id="216" w:author="Lo Yuen San, Sandy (non-empl)" w:date="2019-11-21T22:13:00Z">
          <w:pPr>
            <w:numPr>
              <w:numId w:val="11"/>
            </w:numPr>
            <w:tabs>
              <w:tab w:val="num" w:pos="360"/>
            </w:tabs>
            <w:ind w:left="360" w:hanging="360"/>
          </w:pPr>
        </w:pPrChange>
      </w:pPr>
      <w:r>
        <w:t>Enter remarks and submit a simulation</w:t>
      </w:r>
    </w:p>
    <w:p w14:paraId="5C7DC92B" w14:textId="77777777" w:rsidR="00FA5C19" w:rsidRDefault="006D6C31">
      <w:pPr>
        <w:numPr>
          <w:ilvl w:val="0"/>
          <w:numId w:val="16"/>
        </w:numPr>
        <w:pPrChange w:id="217" w:author="Lo Yuen San, Sandy (non-empl)" w:date="2019-11-21T22:13:00Z">
          <w:pPr>
            <w:numPr>
              <w:numId w:val="11"/>
            </w:numPr>
            <w:tabs>
              <w:tab w:val="num" w:pos="360"/>
            </w:tabs>
            <w:ind w:left="360" w:hanging="360"/>
          </w:pPr>
        </w:pPrChange>
      </w:pPr>
      <w:r>
        <w:t>See results of a simulation</w:t>
      </w:r>
    </w:p>
    <w:p w14:paraId="609B5B9F" w14:textId="77777777" w:rsidR="00FA5C19" w:rsidRDefault="006D6C31">
      <w:pPr>
        <w:numPr>
          <w:ilvl w:val="0"/>
          <w:numId w:val="16"/>
        </w:numPr>
        <w:pPrChange w:id="218" w:author="Lo Yuen San, Sandy (non-empl)" w:date="2019-11-21T22:13:00Z">
          <w:pPr>
            <w:numPr>
              <w:numId w:val="11"/>
            </w:numPr>
            <w:tabs>
              <w:tab w:val="num" w:pos="360"/>
            </w:tabs>
            <w:ind w:left="360" w:hanging="360"/>
          </w:pPr>
        </w:pPrChange>
      </w:pPr>
      <w:r>
        <w:t>Export results of a simulated to CSV and PDF</w:t>
      </w:r>
    </w:p>
    <w:p w14:paraId="4316DD45" w14:textId="77777777" w:rsidR="00FA5C19" w:rsidRDefault="006D6C31">
      <w:pPr>
        <w:numPr>
          <w:ilvl w:val="0"/>
          <w:numId w:val="16"/>
        </w:numPr>
        <w:pPrChange w:id="219" w:author="Lo Yuen San, Sandy (non-empl)" w:date="2019-11-21T22:13:00Z">
          <w:pPr>
            <w:numPr>
              <w:numId w:val="11"/>
            </w:numPr>
            <w:tabs>
              <w:tab w:val="num" w:pos="360"/>
            </w:tabs>
            <w:ind w:left="360" w:hanging="360"/>
          </w:pPr>
        </w:pPrChange>
      </w:pPr>
      <w:r>
        <w:t>Delete results of a simulation</w:t>
      </w:r>
    </w:p>
    <w:p w14:paraId="5F33793B" w14:textId="77777777" w:rsidR="00FA5C19" w:rsidRDefault="006D6C31">
      <w:pPr>
        <w:numPr>
          <w:ilvl w:val="0"/>
          <w:numId w:val="16"/>
        </w:numPr>
        <w:pPrChange w:id="220" w:author="Lo Yuen San, Sandy (non-empl)" w:date="2019-11-21T22:13:00Z">
          <w:pPr>
            <w:numPr>
              <w:numId w:val="11"/>
            </w:numPr>
            <w:tabs>
              <w:tab w:val="num" w:pos="360"/>
            </w:tabs>
            <w:ind w:left="360" w:hanging="360"/>
          </w:pPr>
        </w:pPrChange>
      </w:pPr>
      <w:r>
        <w:t>Reload the simulation </w:t>
      </w:r>
    </w:p>
    <w:p w14:paraId="54BEAC1E" w14:textId="77777777" w:rsidR="00FA5C19" w:rsidRDefault="00FA5C19"/>
    <w:p w14:paraId="31DDD304" w14:textId="77777777" w:rsidR="00FA5C19" w:rsidRDefault="006D6C31">
      <w:pPr>
        <w:pStyle w:val="Heading1"/>
      </w:pPr>
      <w:bookmarkStart w:id="221" w:name="_Toc256000003"/>
      <w:bookmarkStart w:id="222" w:name="scroll-bookmark-5"/>
      <w:r>
        <w:t>Instrument Coverage</w:t>
      </w:r>
      <w:bookmarkEnd w:id="221"/>
      <w:bookmarkEnd w:id="222"/>
    </w:p>
    <w:p w14:paraId="25F50B4F" w14:textId="77777777" w:rsidR="00FA5C19" w:rsidRDefault="006D6C31">
      <w:r>
        <w:t>Following type of exposures will be covered in the simulation:</w:t>
      </w:r>
    </w:p>
    <w:p w14:paraId="44BF9AC8" w14:textId="77777777" w:rsidR="00FA5C19" w:rsidRDefault="006D6C31">
      <w:pPr>
        <w:numPr>
          <w:ilvl w:val="0"/>
          <w:numId w:val="17"/>
        </w:numPr>
        <w:pPrChange w:id="223" w:author="Lo Yuen San, Sandy (non-empl)" w:date="2019-11-21T22:13:00Z">
          <w:pPr>
            <w:numPr>
              <w:numId w:val="12"/>
            </w:numPr>
            <w:tabs>
              <w:tab w:val="num" w:pos="360"/>
            </w:tabs>
            <w:ind w:left="360" w:hanging="360"/>
          </w:pPr>
        </w:pPrChange>
      </w:pPr>
      <w:ins w:id="224" w:author="Lo Yuen San, Sandy (non-empl)" w:date="2019-11-21T22:13:00Z">
        <w:r>
          <w:t xml:space="preserve">Corporate </w:t>
        </w:r>
      </w:ins>
      <w:r>
        <w:t>Loans (LOANDEPO table in RFO)</w:t>
      </w:r>
    </w:p>
    <w:p w14:paraId="05A1D6A2" w14:textId="77777777" w:rsidR="00FA5C19" w:rsidRDefault="006D6C31">
      <w:pPr>
        <w:numPr>
          <w:ilvl w:val="0"/>
          <w:numId w:val="17"/>
        </w:numPr>
        <w:pPrChange w:id="225" w:author="Lo Yuen San, Sandy (non-empl)" w:date="2019-11-21T22:13:00Z">
          <w:pPr>
            <w:numPr>
              <w:numId w:val="12"/>
            </w:numPr>
            <w:tabs>
              <w:tab w:val="num" w:pos="360"/>
            </w:tabs>
            <w:ind w:left="360" w:hanging="360"/>
          </w:pPr>
        </w:pPrChange>
      </w:pPr>
      <w:ins w:id="226" w:author="Lo Yuen San, Sandy (non-empl)" w:date="2019-11-21T22:13:00Z">
        <w:r>
          <w:t xml:space="preserve">Corporate </w:t>
        </w:r>
      </w:ins>
      <w:r>
        <w:t>Facilities (FACILITY table in RFO)</w:t>
      </w:r>
    </w:p>
    <w:p w14:paraId="2CB3AE83" w14:textId="77777777" w:rsidR="00FA5C19" w:rsidRDefault="006D6C31">
      <w:pPr>
        <w:numPr>
          <w:ilvl w:val="0"/>
          <w:numId w:val="17"/>
        </w:numPr>
        <w:pPrChange w:id="227" w:author="Lo Yuen San, Sandy (non-empl)" w:date="2019-11-21T22:13:00Z">
          <w:pPr>
            <w:numPr>
              <w:numId w:val="12"/>
            </w:numPr>
            <w:tabs>
              <w:tab w:val="num" w:pos="360"/>
            </w:tabs>
            <w:ind w:left="360" w:hanging="360"/>
          </w:pPr>
        </w:pPrChange>
      </w:pPr>
      <w:r>
        <w:t>Security positions (SECURITY_POSITION and SECURITY tables in RFO)</w:t>
      </w:r>
      <w:ins w:id="228" w:author="Lo Yuen San, Sandy (non-empl)" w:date="2019-11-21T22:13:00Z">
        <w:r>
          <w:t xml:space="preserve"> </w:t>
        </w:r>
        <w:r w:rsidR="009E4260">
          <w:fldChar w:fldCharType="begin"/>
        </w:r>
        <w:r w:rsidR="009E4260">
          <w:instrText xml:space="preserve"> HYPERLINK \l "scroll-bookmark-1" </w:instrText>
        </w:r>
        <w:r w:rsidR="009E4260">
          <w:fldChar w:fldCharType="separate"/>
        </w:r>
        <w:r>
          <w:rPr>
            <w:rStyle w:val="Hyperlink"/>
          </w:rPr>
          <w:t>TBC Phase 2</w:t>
        </w:r>
        <w:r w:rsidR="009E4260">
          <w:rPr>
            <w:rStyle w:val="Hyperlink"/>
          </w:rPr>
          <w:fldChar w:fldCharType="end"/>
        </w:r>
      </w:ins>
    </w:p>
    <w:p w14:paraId="043AB122" w14:textId="3D3DB00E" w:rsidR="00FA5C19" w:rsidRPr="00670141" w:rsidRDefault="006D6C31">
      <w:pPr>
        <w:numPr>
          <w:ilvl w:val="0"/>
          <w:numId w:val="17"/>
        </w:numPr>
        <w:rPr>
          <w:ins w:id="229" w:author="Chung Chi Lee" w:date="2020-04-01T11:08:00Z"/>
          <w:rStyle w:val="Hyperlink"/>
          <w:color w:val="auto"/>
          <w:u w:val="none"/>
          <w:rPrChange w:id="230" w:author="Chung Chi Lee" w:date="2020-04-01T11:08:00Z">
            <w:rPr>
              <w:ins w:id="231" w:author="Chung Chi Lee" w:date="2020-04-01T11:08:00Z"/>
              <w:rStyle w:val="Hyperlink"/>
            </w:rPr>
          </w:rPrChange>
        </w:rPr>
      </w:pPr>
      <w:r>
        <w:t>Repo (REPO table in RFO).</w:t>
      </w:r>
      <w:ins w:id="232" w:author="Lo Yuen San, Sandy (non-empl)" w:date="2019-11-21T22:13:00Z">
        <w:r>
          <w:t xml:space="preserve"> </w:t>
        </w:r>
        <w:r w:rsidR="009E4260">
          <w:fldChar w:fldCharType="begin"/>
        </w:r>
        <w:r w:rsidR="009E4260">
          <w:instrText xml:space="preserve"> HYPERLINK \l "scroll-bookmark-1" </w:instrText>
        </w:r>
        <w:r w:rsidR="009E4260">
          <w:fldChar w:fldCharType="separate"/>
        </w:r>
        <w:r>
          <w:rPr>
            <w:rStyle w:val="Hyperlink"/>
          </w:rPr>
          <w:t>TBC Phase 2</w:t>
        </w:r>
        <w:r w:rsidR="009E4260">
          <w:rPr>
            <w:rStyle w:val="Hyperlink"/>
          </w:rPr>
          <w:fldChar w:fldCharType="end"/>
        </w:r>
      </w:ins>
    </w:p>
    <w:p w14:paraId="4E9E384F" w14:textId="0DD97F7E" w:rsidR="00670141" w:rsidRPr="00776A1B" w:rsidRDefault="00670141" w:rsidP="00670141">
      <w:pPr>
        <w:numPr>
          <w:ilvl w:val="0"/>
          <w:numId w:val="17"/>
        </w:numPr>
        <w:rPr>
          <w:ins w:id="233" w:author="Chung Chi Lee" w:date="2020-04-01T11:09:00Z"/>
          <w:rStyle w:val="Hyperlink"/>
          <w:color w:val="auto"/>
          <w:highlight w:val="yellow"/>
          <w:u w:val="none"/>
          <w:rPrChange w:id="234" w:author="Chung Chi Lee" w:date="2020-04-01T11:12:00Z">
            <w:rPr>
              <w:ins w:id="235" w:author="Chung Chi Lee" w:date="2020-04-01T11:09:00Z"/>
              <w:rStyle w:val="Hyperlink"/>
              <w:lang w:eastAsia="zh-TW"/>
            </w:rPr>
          </w:rPrChange>
        </w:rPr>
      </w:pPr>
      <w:ins w:id="236" w:author="Chung Chi Lee" w:date="2020-04-01T11:08:00Z">
        <w:r w:rsidRPr="00776A1B">
          <w:rPr>
            <w:rStyle w:val="Hyperlink"/>
            <w:highlight w:val="yellow"/>
            <w:lang w:eastAsia="zh-TW"/>
            <w:rPrChange w:id="237" w:author="Chung Chi Lee" w:date="2020-04-01T11:12:00Z">
              <w:rPr>
                <w:rStyle w:val="Hyperlink"/>
                <w:lang w:eastAsia="zh-TW"/>
              </w:rPr>
            </w:rPrChange>
          </w:rPr>
          <w:t>Retail loans</w:t>
        </w:r>
      </w:ins>
      <w:ins w:id="238" w:author="Chung Chi Lee" w:date="2020-04-01T11:09:00Z">
        <w:r w:rsidRPr="00776A1B">
          <w:rPr>
            <w:rStyle w:val="Hyperlink"/>
            <w:highlight w:val="yellow"/>
            <w:lang w:eastAsia="zh-TW"/>
            <w:rPrChange w:id="239" w:author="Chung Chi Lee" w:date="2020-04-01T11:12:00Z">
              <w:rPr>
                <w:rStyle w:val="Hyperlink"/>
                <w:lang w:eastAsia="zh-TW"/>
              </w:rPr>
            </w:rPrChange>
          </w:rPr>
          <w:t>, credit card and facilities</w:t>
        </w:r>
      </w:ins>
    </w:p>
    <w:p w14:paraId="6BFCCB6E" w14:textId="559BF431" w:rsidR="00670141" w:rsidRPr="00776A1B" w:rsidRDefault="00670141">
      <w:pPr>
        <w:numPr>
          <w:ilvl w:val="0"/>
          <w:numId w:val="17"/>
        </w:numPr>
        <w:rPr>
          <w:highlight w:val="yellow"/>
          <w:rPrChange w:id="240" w:author="Chung Chi Lee" w:date="2020-04-01T11:12:00Z">
            <w:rPr/>
          </w:rPrChange>
        </w:rPr>
        <w:pPrChange w:id="241" w:author="Chung Chi Lee" w:date="2020-04-01T11:08:00Z">
          <w:pPr>
            <w:numPr>
              <w:numId w:val="12"/>
            </w:numPr>
            <w:tabs>
              <w:tab w:val="num" w:pos="360"/>
            </w:tabs>
            <w:ind w:left="360" w:hanging="360"/>
          </w:pPr>
        </w:pPrChange>
      </w:pPr>
      <w:ins w:id="242" w:author="Chung Chi Lee" w:date="2020-04-01T11:09:00Z">
        <w:r w:rsidRPr="00776A1B">
          <w:rPr>
            <w:rStyle w:val="Hyperlink"/>
            <w:highlight w:val="yellow"/>
            <w:lang w:eastAsia="zh-TW"/>
            <w:rPrChange w:id="243" w:author="Chung Chi Lee" w:date="2020-04-01T11:12:00Z">
              <w:rPr>
                <w:rStyle w:val="Hyperlink"/>
                <w:lang w:eastAsia="zh-TW"/>
              </w:rPr>
            </w:rPrChange>
          </w:rPr>
          <w:t>Retail mortgages and facilities</w:t>
        </w:r>
      </w:ins>
    </w:p>
    <w:p w14:paraId="5AAA1B26" w14:textId="77777777" w:rsidR="00FA5C19" w:rsidRDefault="00FA5C19"/>
    <w:p w14:paraId="4AE06AAE" w14:textId="77777777" w:rsidR="00FA5C19" w:rsidRDefault="006D6C31">
      <w:r>
        <w:t>Collateral and Guarantees: COLLATERAL, GUARANTEE and CONTRACT_GUARANTEE. </w:t>
      </w:r>
    </w:p>
    <w:p w14:paraId="1E6961F1" w14:textId="77777777" w:rsidR="00FA5C19" w:rsidRDefault="006D6C31">
      <w:pPr>
        <w:pStyle w:val="Heading1"/>
      </w:pPr>
      <w:bookmarkStart w:id="244" w:name="_Toc256000004"/>
      <w:bookmarkStart w:id="245" w:name="scroll-bookmark-6"/>
      <w:r>
        <w:t>Facility Drawdown Model</w:t>
      </w:r>
      <w:bookmarkEnd w:id="244"/>
      <w:bookmarkEnd w:id="245"/>
    </w:p>
    <w:p w14:paraId="4BDF0E07" w14:textId="77777777" w:rsidR="00FA5C19" w:rsidRDefault="006D6C31">
      <w:pPr>
        <w:rPr>
          <w:ins w:id="246" w:author="Lo Yuen San, Sandy (non-empl)" w:date="2019-11-21T22:13:00Z"/>
        </w:rPr>
      </w:pPr>
      <w:ins w:id="247" w:author="Lo Yuen San, Sandy (non-empl)" w:date="2019-11-21T22:13:00Z">
        <w:r>
          <w:t>Same as IFRS9 production </w:t>
        </w:r>
      </w:ins>
    </w:p>
    <w:p w14:paraId="4729F437" w14:textId="77777777" w:rsidR="00FA5C19" w:rsidRDefault="009E4260">
      <w:ins w:id="248" w:author="Lo Yuen San, Sandy (non-empl)" w:date="2019-11-21T22:13:00Z">
        <w:r>
          <w:fldChar w:fldCharType="begin"/>
        </w:r>
        <w:r>
          <w:instrText xml:space="preserve"> HYPERLINK \l "scroll-bookmark-1" </w:instrText>
        </w:r>
        <w:r>
          <w:fldChar w:fldCharType="separate"/>
        </w:r>
        <w:r w:rsidR="006D6C31">
          <w:rPr>
            <w:rStyle w:val="Hyperlink"/>
          </w:rPr>
          <w:t>To be remove</w:t>
        </w:r>
        <w:r>
          <w:rPr>
            <w:rStyle w:val="Hyperlink"/>
          </w:rPr>
          <w:fldChar w:fldCharType="end"/>
        </w:r>
        <w:r w:rsidR="006D6C31">
          <w:t> </w:t>
        </w:r>
      </w:ins>
      <w:r w:rsidR="006D6C31">
        <w:t>Currently, BEA applies a simple model of 100% utilization on all the facilities, based on COA account name.</w:t>
      </w:r>
    </w:p>
    <w:p w14:paraId="2F8ABB5F" w14:textId="77777777" w:rsidR="00FA5C19" w:rsidRDefault="006D6C31">
      <w:r>
        <w:t>The simulated facilities should get the same model applied in ECL computation.</w:t>
      </w:r>
    </w:p>
    <w:p w14:paraId="7842F9BC" w14:textId="77777777" w:rsidR="00FA5C19" w:rsidRDefault="006D6C31">
      <w:r>
        <w:t>In order to achieve that, the existing parameter deal mapping will need to be slightly modified, so that the facility utilization model is applied based on table name, instead of COA account name.</w:t>
      </w:r>
    </w:p>
    <w:p w14:paraId="3C73936A" w14:textId="77777777" w:rsidR="00FA5C19" w:rsidRDefault="00FA5C19"/>
    <w:p w14:paraId="38EB1590" w14:textId="77777777" w:rsidR="00FA5C19" w:rsidRDefault="006D6C31">
      <w:pPr>
        <w:pStyle w:val="Heading1"/>
      </w:pPr>
      <w:bookmarkStart w:id="249" w:name="_Toc256000005"/>
      <w:bookmarkStart w:id="250" w:name="scroll-bookmark-7"/>
      <w:r>
        <w:t>User Interface Design</w:t>
      </w:r>
      <w:bookmarkEnd w:id="249"/>
      <w:bookmarkEnd w:id="250"/>
    </w:p>
    <w:p w14:paraId="2DA6F6CD" w14:textId="77777777" w:rsidR="00C83160" w:rsidRPr="00C83160" w:rsidRDefault="00C83160" w:rsidP="00C83160">
      <w:pPr>
        <w:pStyle w:val="Heading2"/>
        <w:rPr>
          <w:lang w:eastAsia="en-US"/>
        </w:rPr>
      </w:pPr>
      <w:r>
        <w:rPr>
          <w:lang w:eastAsia="en-US"/>
        </w:rPr>
        <w:t>Simulation</w:t>
      </w:r>
    </w:p>
    <w:p w14:paraId="7956E6DE" w14:textId="77777777" w:rsidR="00FA5C19" w:rsidRDefault="006D6C31">
      <w:r>
        <w:t>Once user logs in to the real-time ECL tool, they can see the list of simulations they ran.</w:t>
      </w:r>
    </w:p>
    <w:p w14:paraId="15E3CF08" w14:textId="77777777" w:rsidR="005B63E2" w:rsidRDefault="00046CA5">
      <w:pPr>
        <w:rPr>
          <w:del w:id="251" w:author="Lo Yuen San, Sandy (non-empl)" w:date="2019-11-21T22:13:00Z"/>
        </w:rPr>
      </w:pPr>
      <w:del w:id="252" w:author="Lo Yuen San, Sandy (non-empl)" w:date="2019-11-21T22:13:00Z">
        <w:r>
          <w:rPr>
            <w:noProof/>
          </w:rPr>
          <w:drawing>
            <wp:inline distT="0" distB="0" distL="0" distR="0" wp14:anchorId="53D8A6F7" wp14:editId="398A3875">
              <wp:extent cx="5943600" cy="1950450"/>
              <wp:effectExtent l="0" t="0" r="0" b="0"/>
              <wp:docPr id="100017" name="Picture 100017" descr="_scroll_external/attachments/image2019-9-11_10-55-57-ae3a5317238d3bd2b8e1b84ca50aa2a1c31535ae6331e784bd109ce611d1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54699" name=""/>
                      <pic:cNvPicPr>
                        <a:picLocks noChangeAspect="1"/>
                      </pic:cNvPicPr>
                    </pic:nvPicPr>
                    <pic:blipFill>
                      <a:blip r:embed="rId16"/>
                      <a:stretch>
                        <a:fillRect/>
                      </a:stretch>
                    </pic:blipFill>
                    <pic:spPr>
                      <a:xfrm>
                        <a:off x="0" y="0"/>
                        <a:ext cx="5943600" cy="1950450"/>
                      </a:xfrm>
                      <a:prstGeom prst="rect">
                        <a:avLst/>
                      </a:prstGeom>
                    </pic:spPr>
                  </pic:pic>
                </a:graphicData>
              </a:graphic>
            </wp:inline>
          </w:drawing>
        </w:r>
      </w:del>
    </w:p>
    <w:p w14:paraId="5F8A2D76" w14:textId="77777777" w:rsidR="00FA5C19" w:rsidRDefault="006D6C31">
      <w:pPr>
        <w:rPr>
          <w:ins w:id="253" w:author="Lo Yuen San, Sandy (non-empl)" w:date="2019-11-21T22:13:00Z"/>
        </w:rPr>
      </w:pPr>
      <w:ins w:id="254" w:author="Lo Yuen San, Sandy (non-empl)" w:date="2019-11-21T22:13:00Z">
        <w:r>
          <w:rPr>
            <w:noProof/>
          </w:rPr>
          <w:drawing>
            <wp:inline distT="0" distB="0" distL="0" distR="0" wp14:anchorId="06A4BB78" wp14:editId="78B8B1B3">
              <wp:extent cx="5943600" cy="1950450"/>
              <wp:effectExtent l="0" t="0" r="0" b="0"/>
              <wp:docPr id="100026" name="Picture 100026" descr="_scroll_external/attachments/image2019-9-11_10-55-57-ae3a5317238d3bd2b8e1b84ca50aa2a1c31535ae6331e784bd109ce611d1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9599" name=""/>
                      <pic:cNvPicPr>
                        <a:picLocks noChangeAspect="1"/>
                      </pic:cNvPicPr>
                    </pic:nvPicPr>
                    <pic:blipFill>
                      <a:blip r:embed="rId16"/>
                      <a:stretch>
                        <a:fillRect/>
                      </a:stretch>
                    </pic:blipFill>
                    <pic:spPr>
                      <a:xfrm>
                        <a:off x="0" y="0"/>
                        <a:ext cx="5943600" cy="1950450"/>
                      </a:xfrm>
                      <a:prstGeom prst="rect">
                        <a:avLst/>
                      </a:prstGeom>
                    </pic:spPr>
                  </pic:pic>
                </a:graphicData>
              </a:graphic>
            </wp:inline>
          </w:drawing>
        </w:r>
      </w:ins>
    </w:p>
    <w:p w14:paraId="52FEF39D" w14:textId="332A4596" w:rsidR="00FA5C19" w:rsidRDefault="006D6C31">
      <w:r>
        <w:t xml:space="preserve">On this screen they can either create a new simulation from scratch or reload an existing simulation </w:t>
      </w:r>
      <w:ins w:id="255" w:author="Chung Chi Lee" w:date="2020-04-01T11:13:00Z">
        <w:r w:rsidR="00776A1B" w:rsidRPr="00776A1B">
          <w:rPr>
            <w:highlight w:val="yellow"/>
            <w:rPrChange w:id="256" w:author="Chung Chi Lee" w:date="2020-04-01T11:14:00Z">
              <w:rPr/>
            </w:rPrChange>
          </w:rPr>
          <w:t xml:space="preserve">(including </w:t>
        </w:r>
      </w:ins>
      <w:ins w:id="257" w:author="Chung Chi Lee" w:date="2020-04-01T12:15:00Z">
        <w:r w:rsidR="00E87A12">
          <w:rPr>
            <w:highlight w:val="yellow"/>
          </w:rPr>
          <w:t>all stages of simulation</w:t>
        </w:r>
      </w:ins>
      <w:ins w:id="258" w:author="Chung Chi Lee" w:date="2020-04-01T11:14:00Z">
        <w:r w:rsidR="00776A1B" w:rsidRPr="00776A1B">
          <w:rPr>
            <w:highlight w:val="yellow"/>
            <w:rPrChange w:id="259" w:author="Chung Chi Lee" w:date="2020-04-01T11:14:00Z">
              <w:rPr/>
            </w:rPrChange>
          </w:rPr>
          <w:t>)</w:t>
        </w:r>
        <w:r w:rsidR="00776A1B">
          <w:t xml:space="preserve"> </w:t>
        </w:r>
      </w:ins>
      <w:r>
        <w:t>they ran before and reload it as a template.</w:t>
      </w:r>
    </w:p>
    <w:p w14:paraId="19D4AF85" w14:textId="77777777" w:rsidR="00FA5C19" w:rsidRDefault="006D6C31">
      <w:pPr>
        <w:rPr>
          <w:ins w:id="260" w:author="Lo Yuen San, Sandy (non-empl)" w:date="2019-11-21T22:13:00Z"/>
        </w:rPr>
      </w:pPr>
      <w:ins w:id="261" w:author="Lo Yuen San, Sandy (non-empl)" w:date="2019-11-21T22:13:00Z">
        <w:r>
          <w:t>User can search the past simulations based on the fields shown on UI.</w:t>
        </w:r>
      </w:ins>
    </w:p>
    <w:p w14:paraId="0F5E40DC" w14:textId="77777777" w:rsidR="00FA5C19" w:rsidRDefault="00FA5C19"/>
    <w:p w14:paraId="2DEAEC99" w14:textId="77777777" w:rsidR="00FA5C19" w:rsidRDefault="006D6C31">
      <w:r>
        <w:t>Clicking on "Create" will bring a dialog to the user to enter the simulation description and select the as-of date.</w:t>
      </w:r>
    </w:p>
    <w:p w14:paraId="288377A9" w14:textId="77777777" w:rsidR="00FA5C19" w:rsidRDefault="006D6C31">
      <w:r>
        <w:t>As-of date is going to be defaulted to the latest one available in RFO. User can change to a past as-of date if needed</w:t>
      </w:r>
      <w:ins w:id="262" w:author="Lo Yuen San, Sandy (non-empl)" w:date="2019-11-21T22:13:00Z">
        <w:r>
          <w:t>, as long as as-of date is available in RFO as a reporting date</w:t>
        </w:r>
      </w:ins>
      <w:r>
        <w:t>.</w:t>
      </w:r>
    </w:p>
    <w:p w14:paraId="56924C36" w14:textId="77777777" w:rsidR="00FA5C19" w:rsidRDefault="00FA5C19"/>
    <w:p w14:paraId="458287D6" w14:textId="77777777" w:rsidR="005B63E2" w:rsidRDefault="00046CA5">
      <w:pPr>
        <w:rPr>
          <w:del w:id="263" w:author="Lo Yuen San, Sandy (non-empl)" w:date="2019-11-21T22:13:00Z"/>
        </w:rPr>
      </w:pPr>
      <w:del w:id="264" w:author="Lo Yuen San, Sandy (non-empl)" w:date="2019-11-21T22:13:00Z">
        <w:r>
          <w:rPr>
            <w:noProof/>
          </w:rPr>
          <w:drawing>
            <wp:inline distT="0" distB="0" distL="0" distR="0" wp14:anchorId="60860853" wp14:editId="10FA525D">
              <wp:extent cx="3374825" cy="2381250"/>
              <wp:effectExtent l="0" t="0" r="0" b="0"/>
              <wp:docPr id="100018" name="Picture 100018" descr="_scroll_external/attachments/image2019-9-11_11-14-5-8b8d765bb74432a13e8f5559d99330697d27ad81dd05714d7a1135ca0e259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42523" name=""/>
                      <pic:cNvPicPr>
                        <a:picLocks noChangeAspect="1"/>
                      </pic:cNvPicPr>
                    </pic:nvPicPr>
                    <pic:blipFill>
                      <a:blip r:embed="rId17"/>
                      <a:stretch>
                        <a:fillRect/>
                      </a:stretch>
                    </pic:blipFill>
                    <pic:spPr>
                      <a:xfrm>
                        <a:off x="0" y="0"/>
                        <a:ext cx="3374825" cy="2381250"/>
                      </a:xfrm>
                      <a:prstGeom prst="rect">
                        <a:avLst/>
                      </a:prstGeom>
                    </pic:spPr>
                  </pic:pic>
                </a:graphicData>
              </a:graphic>
            </wp:inline>
          </w:drawing>
        </w:r>
      </w:del>
    </w:p>
    <w:p w14:paraId="3BA1FCE0" w14:textId="77777777" w:rsidR="00FA5C19" w:rsidRDefault="006D6C31">
      <w:pPr>
        <w:rPr>
          <w:ins w:id="265" w:author="Lo Yuen San, Sandy (non-empl)" w:date="2019-11-21T22:13:00Z"/>
        </w:rPr>
      </w:pPr>
      <w:ins w:id="266" w:author="Lo Yuen San, Sandy (non-empl)" w:date="2019-11-21T22:13:00Z">
        <w:r>
          <w:rPr>
            <w:noProof/>
          </w:rPr>
          <w:drawing>
            <wp:inline distT="0" distB="0" distL="0" distR="0" wp14:anchorId="6E367713" wp14:editId="3A830412">
              <wp:extent cx="3374825" cy="2381250"/>
              <wp:effectExtent l="0" t="0" r="0" b="0"/>
              <wp:docPr id="100027" name="Picture 100027" descr="_scroll_external/attachments/image2019-9-11_11-14-5-8b8d765bb74432a13e8f5559d99330697d27ad81dd05714d7a1135ca0e259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2065" name=""/>
                      <pic:cNvPicPr>
                        <a:picLocks noChangeAspect="1"/>
                      </pic:cNvPicPr>
                    </pic:nvPicPr>
                    <pic:blipFill>
                      <a:blip r:embed="rId17"/>
                      <a:stretch>
                        <a:fillRect/>
                      </a:stretch>
                    </pic:blipFill>
                    <pic:spPr>
                      <a:xfrm>
                        <a:off x="0" y="0"/>
                        <a:ext cx="3374825" cy="2381250"/>
                      </a:xfrm>
                      <a:prstGeom prst="rect">
                        <a:avLst/>
                      </a:prstGeom>
                    </pic:spPr>
                  </pic:pic>
                </a:graphicData>
              </a:graphic>
            </wp:inline>
          </w:drawing>
        </w:r>
      </w:ins>
    </w:p>
    <w:p w14:paraId="506EF8F0" w14:textId="77777777" w:rsidR="00FA5C19" w:rsidRDefault="00C83160" w:rsidP="00C83160">
      <w:pPr>
        <w:pStyle w:val="Heading2"/>
      </w:pPr>
      <w:r>
        <w:t>Borrower</w:t>
      </w:r>
    </w:p>
    <w:p w14:paraId="4C50E7AD" w14:textId="77777777" w:rsidR="00FA5C19" w:rsidRDefault="006D6C31">
      <w:r>
        <w:t>Clicking on Next will bring the Borrower search screen.</w:t>
      </w:r>
    </w:p>
    <w:p w14:paraId="56D4C58B" w14:textId="77777777" w:rsidR="005B63E2" w:rsidRDefault="00046CA5">
      <w:pPr>
        <w:rPr>
          <w:del w:id="267" w:author="Lo Yuen San, Sandy (non-empl)" w:date="2019-11-21T22:13:00Z"/>
        </w:rPr>
      </w:pPr>
      <w:del w:id="268" w:author="Lo Yuen San, Sandy (non-empl)" w:date="2019-11-21T22:13:00Z">
        <w:r>
          <w:rPr>
            <w:noProof/>
          </w:rPr>
          <w:drawing>
            <wp:inline distT="0" distB="0" distL="0" distR="0" wp14:anchorId="4F3FFD3B" wp14:editId="64E2A057">
              <wp:extent cx="5943600" cy="2342088"/>
              <wp:effectExtent l="0" t="0" r="0" b="0"/>
              <wp:docPr id="100019" name="Picture 100019" descr="_scroll_external/attachments/image2019-9-11_10-54-48-8c7d2e411cf6c041f99201c4e45e4de4a249337a54f54cec37fc14c77d30d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6080" name=""/>
                      <pic:cNvPicPr>
                        <a:picLocks noChangeAspect="1"/>
                      </pic:cNvPicPr>
                    </pic:nvPicPr>
                    <pic:blipFill>
                      <a:blip r:embed="rId18"/>
                      <a:stretch>
                        <a:fillRect/>
                      </a:stretch>
                    </pic:blipFill>
                    <pic:spPr>
                      <a:xfrm>
                        <a:off x="0" y="0"/>
                        <a:ext cx="5943600" cy="2342088"/>
                      </a:xfrm>
                      <a:prstGeom prst="rect">
                        <a:avLst/>
                      </a:prstGeom>
                    </pic:spPr>
                  </pic:pic>
                </a:graphicData>
              </a:graphic>
            </wp:inline>
          </w:drawing>
        </w:r>
      </w:del>
    </w:p>
    <w:p w14:paraId="3BAB3C57" w14:textId="77777777" w:rsidR="00FA5C19" w:rsidRDefault="006D6C31">
      <w:pPr>
        <w:rPr>
          <w:ins w:id="269" w:author="Lo Yuen San, Sandy (non-empl)" w:date="2019-11-21T22:13:00Z"/>
        </w:rPr>
      </w:pPr>
      <w:ins w:id="270" w:author="Lo Yuen San, Sandy (non-empl)" w:date="2019-11-21T22:13:00Z">
        <w:r>
          <w:rPr>
            <w:noProof/>
          </w:rPr>
          <w:drawing>
            <wp:inline distT="0" distB="0" distL="0" distR="0" wp14:anchorId="652E16A0" wp14:editId="3426DCFB">
              <wp:extent cx="5943600" cy="2342088"/>
              <wp:effectExtent l="0" t="0" r="0" b="0"/>
              <wp:docPr id="100028" name="Picture 100028" descr="_scroll_external/attachments/image2019-9-11_10-54-48-8c7d2e411cf6c041f99201c4e45e4de4a249337a54f54cec37fc14c77d30d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9256" name=""/>
                      <pic:cNvPicPr>
                        <a:picLocks noChangeAspect="1"/>
                      </pic:cNvPicPr>
                    </pic:nvPicPr>
                    <pic:blipFill>
                      <a:blip r:embed="rId18"/>
                      <a:stretch>
                        <a:fillRect/>
                      </a:stretch>
                    </pic:blipFill>
                    <pic:spPr>
                      <a:xfrm>
                        <a:off x="0" y="0"/>
                        <a:ext cx="5943600" cy="2342088"/>
                      </a:xfrm>
                      <a:prstGeom prst="rect">
                        <a:avLst/>
                      </a:prstGeom>
                    </pic:spPr>
                  </pic:pic>
                </a:graphicData>
              </a:graphic>
            </wp:inline>
          </w:drawing>
        </w:r>
      </w:ins>
    </w:p>
    <w:p w14:paraId="33369D17" w14:textId="77777777" w:rsidR="00FA5C19" w:rsidRDefault="006D6C31">
      <w:r>
        <w:t>On this screen, user can enter keywords</w:t>
      </w:r>
      <w:del w:id="271" w:author="Lo Yuen San, Sandy (non-empl)" w:date="2019-11-21T22:13:00Z">
        <w:r w:rsidR="00046CA5">
          <w:delText xml:space="preserve"> </w:delText>
        </w:r>
      </w:del>
      <w:ins w:id="272" w:author="Lo Yuen San, Sandy (non-empl)" w:date="2019-11-21T22:13:00Z">
        <w:r>
          <w:t> as wildcard </w:t>
        </w:r>
      </w:ins>
      <w:r>
        <w:t>and list of borrowers will be listed.</w:t>
      </w:r>
    </w:p>
    <w:p w14:paraId="513539C5" w14:textId="77777777" w:rsidR="00FA5C19" w:rsidRDefault="006D6C31">
      <w:r>
        <w:t>The keywords will be matched against the following borrower fields:</w:t>
      </w:r>
    </w:p>
    <w:p w14:paraId="01F6202C" w14:textId="77777777" w:rsidR="00FA5C19" w:rsidRDefault="006D6C31">
      <w:pPr>
        <w:numPr>
          <w:ilvl w:val="0"/>
          <w:numId w:val="18"/>
        </w:numPr>
        <w:pPrChange w:id="273" w:author="Lo Yuen San, Sandy (non-empl)" w:date="2019-11-21T22:13:00Z">
          <w:pPr>
            <w:numPr>
              <w:numId w:val="13"/>
            </w:numPr>
            <w:tabs>
              <w:tab w:val="num" w:pos="360"/>
            </w:tabs>
            <w:ind w:left="360" w:hanging="360"/>
          </w:pPr>
        </w:pPrChange>
      </w:pPr>
      <w:r>
        <w:t>Borrower name 1</w:t>
      </w:r>
    </w:p>
    <w:p w14:paraId="5A3CF726" w14:textId="77777777" w:rsidR="00FA5C19" w:rsidRDefault="006D6C31">
      <w:pPr>
        <w:numPr>
          <w:ilvl w:val="0"/>
          <w:numId w:val="18"/>
        </w:numPr>
        <w:pPrChange w:id="274" w:author="Lo Yuen San, Sandy (non-empl)" w:date="2019-11-21T22:13:00Z">
          <w:pPr>
            <w:numPr>
              <w:numId w:val="13"/>
            </w:numPr>
            <w:tabs>
              <w:tab w:val="num" w:pos="360"/>
            </w:tabs>
            <w:ind w:left="360" w:hanging="360"/>
          </w:pPr>
        </w:pPrChange>
      </w:pPr>
      <w:r>
        <w:t>Borrower name 2</w:t>
      </w:r>
      <w:ins w:id="275" w:author="Lo Yuen San, Sandy (non-empl)" w:date="2019-11-21T22:13:00Z">
        <w:r>
          <w:t xml:space="preserve"> (Chinese character)</w:t>
        </w:r>
      </w:ins>
    </w:p>
    <w:p w14:paraId="6FE24B5D" w14:textId="77777777" w:rsidR="00FA5C19" w:rsidRDefault="006D6C31">
      <w:pPr>
        <w:numPr>
          <w:ilvl w:val="0"/>
          <w:numId w:val="18"/>
        </w:numPr>
        <w:pPrChange w:id="276" w:author="Lo Yuen San, Sandy (non-empl)" w:date="2019-11-21T22:13:00Z">
          <w:pPr>
            <w:numPr>
              <w:numId w:val="13"/>
            </w:numPr>
            <w:tabs>
              <w:tab w:val="num" w:pos="360"/>
            </w:tabs>
            <w:ind w:left="360" w:hanging="360"/>
          </w:pPr>
        </w:pPrChange>
      </w:pPr>
      <w:r>
        <w:t>Borrower ID</w:t>
      </w:r>
    </w:p>
    <w:p w14:paraId="57722878" w14:textId="77777777" w:rsidR="00FA5C19" w:rsidRDefault="006D6C31">
      <w:pPr>
        <w:numPr>
          <w:ilvl w:val="0"/>
          <w:numId w:val="18"/>
        </w:numPr>
        <w:pPrChange w:id="277" w:author="Lo Yuen San, Sandy (non-empl)" w:date="2019-11-21T22:13:00Z">
          <w:pPr>
            <w:numPr>
              <w:numId w:val="13"/>
            </w:numPr>
            <w:tabs>
              <w:tab w:val="num" w:pos="360"/>
            </w:tabs>
            <w:ind w:left="360" w:hanging="360"/>
          </w:pPr>
        </w:pPrChange>
      </w:pPr>
      <w:r>
        <w:t>CI Account Number</w:t>
      </w:r>
    </w:p>
    <w:p w14:paraId="51875CD5" w14:textId="77777777" w:rsidR="00FA5C19" w:rsidRDefault="006D6C31">
      <w:pPr>
        <w:numPr>
          <w:ilvl w:val="1"/>
          <w:numId w:val="19"/>
        </w:numPr>
        <w:pPrChange w:id="278" w:author="Lo Yuen San, Sandy (non-empl)" w:date="2019-11-21T22:13:00Z">
          <w:pPr>
            <w:numPr>
              <w:ilvl w:val="1"/>
              <w:numId w:val="14"/>
            </w:numPr>
            <w:tabs>
              <w:tab w:val="num" w:pos="1080"/>
            </w:tabs>
            <w:ind w:left="1080" w:hanging="360"/>
          </w:pPr>
        </w:pPrChange>
      </w:pPr>
      <w:r>
        <w:t>One borrower may have multiple CI Account Numbers. If the search matches at least one of the CI account numbers associated with the borrower, the borrower row will be shown.</w:t>
      </w:r>
    </w:p>
    <w:p w14:paraId="51013E08" w14:textId="77777777" w:rsidR="00FA5C19" w:rsidRDefault="006D6C31">
      <w:pPr>
        <w:numPr>
          <w:ilvl w:val="1"/>
          <w:numId w:val="19"/>
        </w:numPr>
        <w:pPrChange w:id="279" w:author="Lo Yuen San, Sandy (non-empl)" w:date="2019-11-21T22:13:00Z">
          <w:pPr>
            <w:numPr>
              <w:ilvl w:val="1"/>
              <w:numId w:val="14"/>
            </w:numPr>
            <w:tabs>
              <w:tab w:val="num" w:pos="1080"/>
            </w:tabs>
            <w:ind w:left="1080" w:hanging="360"/>
          </w:pPr>
        </w:pPrChange>
      </w:pPr>
      <w:r>
        <w:t>Simulation always runs on borrower and not CI Account level.</w:t>
      </w:r>
    </w:p>
    <w:p w14:paraId="37B58CE7" w14:textId="77777777" w:rsidR="00FA5C19" w:rsidRDefault="006D6C31">
      <w:pPr>
        <w:numPr>
          <w:ilvl w:val="1"/>
          <w:numId w:val="19"/>
        </w:numPr>
        <w:pPrChange w:id="280" w:author="Lo Yuen San, Sandy (non-empl)" w:date="2019-11-21T22:13:00Z">
          <w:pPr>
            <w:numPr>
              <w:ilvl w:val="1"/>
              <w:numId w:val="14"/>
            </w:numPr>
            <w:tabs>
              <w:tab w:val="num" w:pos="1080"/>
            </w:tabs>
            <w:ind w:left="1080" w:hanging="360"/>
          </w:pPr>
        </w:pPrChange>
      </w:pPr>
      <w:r>
        <w:t>If user is creating a new borrower, the CI Account Number will be empty</w:t>
      </w:r>
    </w:p>
    <w:p w14:paraId="4AEB4525" w14:textId="77777777" w:rsidR="00FA5C19" w:rsidRDefault="00FA5C19"/>
    <w:p w14:paraId="3EC8845E" w14:textId="77777777" w:rsidR="00FA5C19" w:rsidRDefault="006D6C31">
      <w:r>
        <w:t>Once user hits the Search, the tool will bring the list of existing and simulated borrowers.</w:t>
      </w:r>
    </w:p>
    <w:p w14:paraId="2D8AE184" w14:textId="77777777" w:rsidR="00FA5C19" w:rsidRDefault="00046CA5">
      <w:del w:id="281" w:author="Lo Yuen San, Sandy (non-empl)" w:date="2019-11-21T22:13:00Z">
        <w:r>
          <w:rPr>
            <w:noProof/>
          </w:rPr>
          <w:drawing>
            <wp:inline distT="0" distB="0" distL="0" distR="0" wp14:anchorId="51F84F64" wp14:editId="3E0A90BC">
              <wp:extent cx="5732009" cy="2381250"/>
              <wp:effectExtent l="0" t="0" r="0" b="0"/>
              <wp:docPr id="100020" name="Picture 100020" descr="_scroll_external/attachments/image2019-9-11_11-24-43-647ff117df40ecaca3cc7378b79a83fe0db37c2fb0801c7f8c84bb8a8399ff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2865" name=""/>
                      <pic:cNvPicPr>
                        <a:picLocks noChangeAspect="1"/>
                      </pic:cNvPicPr>
                    </pic:nvPicPr>
                    <pic:blipFill>
                      <a:blip r:embed="rId19"/>
                      <a:stretch>
                        <a:fillRect/>
                      </a:stretch>
                    </pic:blipFill>
                    <pic:spPr>
                      <a:xfrm>
                        <a:off x="0" y="0"/>
                        <a:ext cx="5732009" cy="2381250"/>
                      </a:xfrm>
                      <a:prstGeom prst="rect">
                        <a:avLst/>
                      </a:prstGeom>
                    </pic:spPr>
                  </pic:pic>
                </a:graphicData>
              </a:graphic>
            </wp:inline>
          </w:drawing>
        </w:r>
      </w:del>
    </w:p>
    <w:p w14:paraId="43FA56DA" w14:textId="77777777" w:rsidR="00FA5C19" w:rsidRDefault="006D6C31">
      <w:r>
        <w:t>On this screen, user can do one of the following actions:</w:t>
      </w:r>
    </w:p>
    <w:p w14:paraId="75E2B120" w14:textId="77777777" w:rsidR="00FA5C19" w:rsidRDefault="006D6C31">
      <w:pPr>
        <w:numPr>
          <w:ilvl w:val="0"/>
          <w:numId w:val="20"/>
        </w:numPr>
        <w:pPrChange w:id="282" w:author="Lo Yuen San, Sandy (non-empl)" w:date="2019-11-21T22:13:00Z">
          <w:pPr>
            <w:numPr>
              <w:numId w:val="15"/>
            </w:numPr>
            <w:tabs>
              <w:tab w:val="num" w:pos="360"/>
            </w:tabs>
            <w:ind w:left="360" w:hanging="360"/>
          </w:pPr>
        </w:pPrChange>
      </w:pPr>
      <w:r>
        <w:t>Duplicate an existing or simulated borrower:</w:t>
      </w:r>
    </w:p>
    <w:p w14:paraId="14B200DA" w14:textId="77777777" w:rsidR="00FA5C19" w:rsidRDefault="006D6C31">
      <w:pPr>
        <w:numPr>
          <w:ilvl w:val="1"/>
          <w:numId w:val="21"/>
        </w:numPr>
        <w:pPrChange w:id="283" w:author="Lo Yuen San, Sandy (non-empl)" w:date="2019-11-21T22:13:00Z">
          <w:pPr>
            <w:numPr>
              <w:ilvl w:val="1"/>
              <w:numId w:val="16"/>
            </w:numPr>
            <w:tabs>
              <w:tab w:val="num" w:pos="1080"/>
            </w:tabs>
            <w:ind w:left="1080" w:hanging="360"/>
          </w:pPr>
        </w:pPrChange>
      </w:pPr>
      <w:r>
        <w:t>A dialog is shown to the user with all the borrower details.</w:t>
      </w:r>
    </w:p>
    <w:p w14:paraId="0BD77826" w14:textId="77777777" w:rsidR="00FA5C19" w:rsidRDefault="006D6C31">
      <w:pPr>
        <w:numPr>
          <w:ilvl w:val="1"/>
          <w:numId w:val="21"/>
        </w:numPr>
        <w:pPrChange w:id="284" w:author="Lo Yuen San, Sandy (non-empl)" w:date="2019-11-21T22:13:00Z">
          <w:pPr>
            <w:numPr>
              <w:ilvl w:val="1"/>
              <w:numId w:val="16"/>
            </w:numPr>
            <w:tabs>
              <w:tab w:val="num" w:pos="1080"/>
            </w:tabs>
            <w:ind w:left="1080" w:hanging="360"/>
          </w:pPr>
        </w:pPrChange>
      </w:pPr>
      <w:r>
        <w:t>User can change the attributes of the borrower and save.</w:t>
      </w:r>
    </w:p>
    <w:p w14:paraId="6429122F" w14:textId="77777777" w:rsidR="00FA5C19" w:rsidRDefault="006D6C31">
      <w:pPr>
        <w:numPr>
          <w:ilvl w:val="1"/>
          <w:numId w:val="21"/>
        </w:numPr>
        <w:pPrChange w:id="285" w:author="Lo Yuen San, Sandy (non-empl)" w:date="2019-11-21T22:13:00Z">
          <w:pPr>
            <w:numPr>
              <w:ilvl w:val="1"/>
              <w:numId w:val="16"/>
            </w:numPr>
            <w:tabs>
              <w:tab w:val="num" w:pos="1080"/>
            </w:tabs>
            <w:ind w:left="1080" w:hanging="360"/>
          </w:pPr>
        </w:pPrChange>
      </w:pPr>
      <w:r>
        <w:t>Once saved, a new simulated borrower will be created with the values that the user edited.</w:t>
      </w:r>
    </w:p>
    <w:p w14:paraId="16AB80C0" w14:textId="77777777" w:rsidR="00FA5C19" w:rsidRDefault="006D6C31">
      <w:pPr>
        <w:numPr>
          <w:ilvl w:val="1"/>
          <w:numId w:val="21"/>
        </w:numPr>
        <w:pPrChange w:id="286" w:author="Lo Yuen San, Sandy (non-empl)" w:date="2019-11-21T22:13:00Z">
          <w:pPr>
            <w:numPr>
              <w:ilvl w:val="1"/>
              <w:numId w:val="16"/>
            </w:numPr>
            <w:tabs>
              <w:tab w:val="num" w:pos="1080"/>
            </w:tabs>
            <w:ind w:left="1080" w:hanging="360"/>
          </w:pPr>
        </w:pPrChange>
      </w:pPr>
      <w:r>
        <w:t>The simulated entity will have a marker indicating that it is simulated</w:t>
      </w:r>
    </w:p>
    <w:p w14:paraId="4C76F9E6" w14:textId="77777777" w:rsidR="00FA5C19" w:rsidRDefault="00FA5C19"/>
    <w:p w14:paraId="0B5DD695" w14:textId="77777777" w:rsidR="005B63E2" w:rsidRDefault="00046CA5">
      <w:pPr>
        <w:ind w:left="360"/>
        <w:rPr>
          <w:del w:id="287" w:author="Lo Yuen San, Sandy (non-empl)" w:date="2019-11-21T22:13:00Z"/>
        </w:rPr>
      </w:pPr>
      <w:del w:id="288" w:author="Lo Yuen San, Sandy (non-empl)" w:date="2019-11-21T22:13:00Z">
        <w:r>
          <w:rPr>
            <w:noProof/>
          </w:rPr>
          <w:drawing>
            <wp:inline distT="0" distB="0" distL="0" distR="0" wp14:anchorId="365F5B3B" wp14:editId="033BC599">
              <wp:extent cx="2515405" cy="2381250"/>
              <wp:effectExtent l="0" t="0" r="0" b="0"/>
              <wp:docPr id="100021" name="Picture 100021" descr="_scroll_external/attachments/image2019-9-11_11-31-0-439584e1af3bc32acc3da53f52b9687094105c7493c8c813c5a1a109c3424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98048" name=""/>
                      <pic:cNvPicPr>
                        <a:picLocks noChangeAspect="1"/>
                      </pic:cNvPicPr>
                    </pic:nvPicPr>
                    <pic:blipFill>
                      <a:blip r:embed="rId20"/>
                      <a:stretch>
                        <a:fillRect/>
                      </a:stretch>
                    </pic:blipFill>
                    <pic:spPr>
                      <a:xfrm>
                        <a:off x="0" y="0"/>
                        <a:ext cx="2515405" cy="2381250"/>
                      </a:xfrm>
                      <a:prstGeom prst="rect">
                        <a:avLst/>
                      </a:prstGeom>
                    </pic:spPr>
                  </pic:pic>
                </a:graphicData>
              </a:graphic>
            </wp:inline>
          </w:drawing>
        </w:r>
      </w:del>
    </w:p>
    <w:p w14:paraId="29FDC66E" w14:textId="77777777" w:rsidR="00FA5C19" w:rsidRDefault="006D6C31">
      <w:pPr>
        <w:ind w:left="360"/>
        <w:rPr>
          <w:ins w:id="289" w:author="Lo Yuen San, Sandy (non-empl)" w:date="2019-11-21T22:13:00Z"/>
        </w:rPr>
      </w:pPr>
      <w:ins w:id="290" w:author="Lo Yuen San, Sandy (non-empl)" w:date="2019-11-21T22:13:00Z">
        <w:r>
          <w:rPr>
            <w:noProof/>
          </w:rPr>
          <w:drawing>
            <wp:inline distT="0" distB="0" distL="0" distR="0" wp14:anchorId="271825EC" wp14:editId="64739013">
              <wp:extent cx="4023410" cy="3810000"/>
              <wp:effectExtent l="0" t="0" r="0" b="0"/>
              <wp:docPr id="100029" name="Picture 100029" descr="_scroll_external/attachments/image2019-9-11_11-31-0-50d6ee0f71a17b1687a849d0279856304d4a27848ddb4b2fc13653981476c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8743" name=""/>
                      <pic:cNvPicPr>
                        <a:picLocks noChangeAspect="1"/>
                      </pic:cNvPicPr>
                    </pic:nvPicPr>
                    <pic:blipFill>
                      <a:blip r:embed="rId21"/>
                      <a:stretch>
                        <a:fillRect/>
                      </a:stretch>
                    </pic:blipFill>
                    <pic:spPr>
                      <a:xfrm>
                        <a:off x="0" y="0"/>
                        <a:ext cx="4023410" cy="3810000"/>
                      </a:xfrm>
                      <a:prstGeom prst="rect">
                        <a:avLst/>
                      </a:prstGeom>
                    </pic:spPr>
                  </pic:pic>
                </a:graphicData>
              </a:graphic>
            </wp:inline>
          </w:drawing>
        </w:r>
      </w:ins>
    </w:p>
    <w:p w14:paraId="07B23B90" w14:textId="77777777" w:rsidR="00FA5C19" w:rsidRDefault="00FA5C19"/>
    <w:p w14:paraId="5BA3AF5E" w14:textId="77777777" w:rsidR="00FA5C19" w:rsidRDefault="006D6C31">
      <w:pPr>
        <w:numPr>
          <w:ilvl w:val="0"/>
          <w:numId w:val="23"/>
        </w:numPr>
        <w:pPrChange w:id="291" w:author="Lo Yuen San, Sandy (non-empl)" w:date="2019-11-21T22:13:00Z">
          <w:pPr>
            <w:numPr>
              <w:numId w:val="18"/>
            </w:numPr>
            <w:tabs>
              <w:tab w:val="num" w:pos="360"/>
            </w:tabs>
            <w:ind w:left="360" w:hanging="360"/>
          </w:pPr>
        </w:pPrChange>
      </w:pPr>
      <w:r>
        <w:t>Edit an existing borrower:</w:t>
      </w:r>
    </w:p>
    <w:p w14:paraId="318BA1DC" w14:textId="77777777" w:rsidR="00FA5C19" w:rsidRDefault="006D6C31">
      <w:pPr>
        <w:numPr>
          <w:ilvl w:val="1"/>
          <w:numId w:val="24"/>
        </w:numPr>
        <w:pPrChange w:id="292" w:author="Lo Yuen San, Sandy (non-empl)" w:date="2019-11-21T22:13:00Z">
          <w:pPr>
            <w:numPr>
              <w:ilvl w:val="1"/>
              <w:numId w:val="19"/>
            </w:numPr>
            <w:tabs>
              <w:tab w:val="num" w:pos="1080"/>
            </w:tabs>
            <w:ind w:left="1080" w:hanging="360"/>
          </w:pPr>
        </w:pPrChange>
      </w:pPr>
      <w:r>
        <w:t>When user edits an existing borrower, the existing borrower is going to be grayed out and a new simulated borrower will be created with the values that the user edited.</w:t>
      </w:r>
    </w:p>
    <w:p w14:paraId="54CD404C" w14:textId="77777777" w:rsidR="00FA5C19" w:rsidRDefault="006D6C31">
      <w:pPr>
        <w:numPr>
          <w:ilvl w:val="1"/>
          <w:numId w:val="24"/>
        </w:numPr>
        <w:pPrChange w:id="293" w:author="Lo Yuen San, Sandy (non-empl)" w:date="2019-11-21T22:13:00Z">
          <w:pPr>
            <w:numPr>
              <w:ilvl w:val="1"/>
              <w:numId w:val="19"/>
            </w:numPr>
            <w:tabs>
              <w:tab w:val="num" w:pos="1080"/>
            </w:tabs>
            <w:ind w:left="1080" w:hanging="360"/>
          </w:pPr>
        </w:pPrChange>
      </w:pPr>
      <w:r>
        <w:t>The simulated entity will have a marker indicating that it is simulated</w:t>
      </w:r>
    </w:p>
    <w:p w14:paraId="61289978" w14:textId="77777777" w:rsidR="00FA5C19" w:rsidRDefault="006D6C31">
      <w:pPr>
        <w:numPr>
          <w:ilvl w:val="1"/>
          <w:numId w:val="24"/>
        </w:numPr>
        <w:pPrChange w:id="294" w:author="Lo Yuen San, Sandy (non-empl)" w:date="2019-11-21T22:13:00Z">
          <w:pPr>
            <w:numPr>
              <w:ilvl w:val="1"/>
              <w:numId w:val="19"/>
            </w:numPr>
            <w:tabs>
              <w:tab w:val="num" w:pos="1080"/>
            </w:tabs>
            <w:ind w:left="1080" w:hanging="360"/>
          </w:pPr>
        </w:pPrChange>
      </w:pPr>
      <w:r>
        <w:t>When user edits a simulated borrower, the values of the simulated borrower is overwritten</w:t>
      </w:r>
    </w:p>
    <w:p w14:paraId="6D948614" w14:textId="77777777" w:rsidR="00FA5C19" w:rsidRDefault="006D6C31">
      <w:pPr>
        <w:numPr>
          <w:ilvl w:val="0"/>
          <w:numId w:val="23"/>
        </w:numPr>
        <w:pPrChange w:id="295" w:author="Lo Yuen San, Sandy (non-empl)" w:date="2019-11-21T22:13:00Z">
          <w:pPr>
            <w:numPr>
              <w:numId w:val="18"/>
            </w:numPr>
            <w:tabs>
              <w:tab w:val="num" w:pos="360"/>
            </w:tabs>
            <w:ind w:left="360" w:hanging="360"/>
          </w:pPr>
        </w:pPrChange>
      </w:pPr>
      <w:r>
        <w:t>Create a new borrower from scratch:</w:t>
      </w:r>
    </w:p>
    <w:p w14:paraId="75E8A646" w14:textId="77777777" w:rsidR="00FA5C19" w:rsidRDefault="006D6C31">
      <w:pPr>
        <w:numPr>
          <w:ilvl w:val="1"/>
          <w:numId w:val="25"/>
        </w:numPr>
        <w:pPrChange w:id="296" w:author="Lo Yuen San, Sandy (non-empl)" w:date="2019-11-21T22:13:00Z">
          <w:pPr>
            <w:numPr>
              <w:ilvl w:val="1"/>
              <w:numId w:val="20"/>
            </w:numPr>
            <w:tabs>
              <w:tab w:val="num" w:pos="1080"/>
            </w:tabs>
            <w:ind w:left="1080" w:hanging="360"/>
          </w:pPr>
        </w:pPrChange>
      </w:pPr>
      <w:r>
        <w:t>User will be given a dialog with list of all fields</w:t>
      </w:r>
    </w:p>
    <w:p w14:paraId="793FB2C1" w14:textId="77777777" w:rsidR="00FA5C19" w:rsidRDefault="006D6C31">
      <w:pPr>
        <w:numPr>
          <w:ilvl w:val="1"/>
          <w:numId w:val="25"/>
        </w:numPr>
        <w:pPrChange w:id="297" w:author="Lo Yuen San, Sandy (non-empl)" w:date="2019-11-21T22:13:00Z">
          <w:pPr>
            <w:numPr>
              <w:ilvl w:val="1"/>
              <w:numId w:val="20"/>
            </w:numPr>
            <w:tabs>
              <w:tab w:val="num" w:pos="1080"/>
            </w:tabs>
            <w:ind w:left="1080" w:hanging="360"/>
          </w:pPr>
        </w:pPrChange>
      </w:pPr>
      <w:r>
        <w:t>User can fill each field </w:t>
      </w:r>
    </w:p>
    <w:p w14:paraId="1BB98289" w14:textId="77777777" w:rsidR="00FA5C19" w:rsidRDefault="006D6C31">
      <w:pPr>
        <w:numPr>
          <w:ilvl w:val="0"/>
          <w:numId w:val="23"/>
        </w:numPr>
        <w:pPrChange w:id="298" w:author="Lo Yuen San, Sandy (non-empl)" w:date="2019-11-21T22:13:00Z">
          <w:pPr>
            <w:numPr>
              <w:numId w:val="18"/>
            </w:numPr>
            <w:tabs>
              <w:tab w:val="num" w:pos="360"/>
            </w:tabs>
            <w:ind w:left="360" w:hanging="360"/>
          </w:pPr>
        </w:pPrChange>
      </w:pPr>
      <w:r>
        <w:t>Delete</w:t>
      </w:r>
    </w:p>
    <w:p w14:paraId="36D19551" w14:textId="77777777" w:rsidR="00FA5C19" w:rsidRDefault="006D6C31">
      <w:pPr>
        <w:numPr>
          <w:ilvl w:val="1"/>
          <w:numId w:val="26"/>
        </w:numPr>
        <w:pPrChange w:id="299" w:author="Lo Yuen San, Sandy (non-empl)" w:date="2019-11-21T22:13:00Z">
          <w:pPr>
            <w:numPr>
              <w:ilvl w:val="1"/>
              <w:numId w:val="21"/>
            </w:numPr>
            <w:tabs>
              <w:tab w:val="num" w:pos="1080"/>
            </w:tabs>
            <w:ind w:left="1080" w:hanging="360"/>
          </w:pPr>
        </w:pPrChange>
      </w:pPr>
      <w:r>
        <w:t>User will have the option to delete a simulated borrower (existing borrowers cannot be deleted)</w:t>
      </w:r>
    </w:p>
    <w:p w14:paraId="215A0C36" w14:textId="77777777" w:rsidR="00FA5C19" w:rsidRDefault="00FA5C19"/>
    <w:p w14:paraId="1693278C" w14:textId="77777777" w:rsidR="00FA5C19" w:rsidRDefault="006D6C31">
      <w:pPr>
        <w:rPr>
          <w:ins w:id="300" w:author="Lo Yuen San, Sandy (non-empl)" w:date="2019-11-21T22:13:00Z"/>
        </w:rPr>
      </w:pPr>
      <w:ins w:id="301" w:author="Lo Yuen San, Sandy (non-empl)" w:date="2019-11-21T22:13:00Z">
        <w:r>
          <w:t>Following Table Summarizes the difference between a duplicate borrower action and edit borrower action:</w:t>
        </w:r>
      </w:ins>
    </w:p>
    <w:tbl>
      <w:tblPr>
        <w:tblStyle w:val="ScrollTableNormal"/>
        <w:tblW w:w="5000" w:type="pct"/>
        <w:tblLook w:val="0020" w:firstRow="1" w:lastRow="0" w:firstColumn="0" w:lastColumn="0" w:noHBand="0" w:noVBand="0"/>
      </w:tblPr>
      <w:tblGrid>
        <w:gridCol w:w="5654"/>
        <w:gridCol w:w="2545"/>
        <w:gridCol w:w="1151"/>
      </w:tblGrid>
      <w:tr w:rsidR="00FA5C19" w14:paraId="19F6EDA8" w14:textId="77777777" w:rsidTr="00FA5C19">
        <w:trPr>
          <w:cnfStyle w:val="100000000000" w:firstRow="1" w:lastRow="0" w:firstColumn="0" w:lastColumn="0" w:oddVBand="0" w:evenVBand="0" w:oddHBand="0" w:evenHBand="0" w:firstRowFirstColumn="0" w:firstRowLastColumn="0" w:lastRowFirstColumn="0" w:lastRowLastColumn="0"/>
          <w:ins w:id="302" w:author="Lo Yuen San, Sandy (non-empl)" w:date="2019-11-21T22:13:00Z"/>
        </w:trPr>
        <w:tc>
          <w:tcPr>
            <w:tcW w:w="0" w:type="auto"/>
            <w:tcMar>
              <w:top w:w="30" w:type="dxa"/>
              <w:left w:w="30" w:type="dxa"/>
              <w:bottom w:w="20" w:type="dxa"/>
              <w:right w:w="30" w:type="dxa"/>
            </w:tcMar>
          </w:tcPr>
          <w:p w14:paraId="2660D49E" w14:textId="77777777" w:rsidR="00FA5C19" w:rsidRDefault="00FA5C19">
            <w:pPr>
              <w:rPr>
                <w:ins w:id="303" w:author="Lo Yuen San, Sandy (non-empl)" w:date="2019-11-21T22:13:00Z"/>
              </w:rPr>
            </w:pPr>
          </w:p>
        </w:tc>
        <w:tc>
          <w:tcPr>
            <w:tcW w:w="0" w:type="auto"/>
            <w:tcMar>
              <w:top w:w="30" w:type="dxa"/>
              <w:left w:w="30" w:type="dxa"/>
              <w:bottom w:w="20" w:type="dxa"/>
              <w:right w:w="30" w:type="dxa"/>
            </w:tcMar>
          </w:tcPr>
          <w:p w14:paraId="6BC9720F" w14:textId="77777777" w:rsidR="00FA5C19" w:rsidRDefault="006D6C31">
            <w:pPr>
              <w:rPr>
                <w:ins w:id="304" w:author="Lo Yuen San, Sandy (non-empl)" w:date="2019-11-21T22:13:00Z"/>
              </w:rPr>
            </w:pPr>
            <w:ins w:id="305" w:author="Lo Yuen San, Sandy (non-empl)" w:date="2019-11-21T22:13:00Z">
              <w:r>
                <w:rPr>
                  <w:rFonts w:ascii="Calibri" w:eastAsia="PMingLiU" w:hAnsi="Calibri" w:cs="Arial"/>
                </w:rPr>
                <w:t>Duplicate Borrower</w:t>
              </w:r>
            </w:ins>
          </w:p>
        </w:tc>
        <w:tc>
          <w:tcPr>
            <w:tcW w:w="0" w:type="auto"/>
            <w:tcMar>
              <w:top w:w="30" w:type="dxa"/>
              <w:left w:w="30" w:type="dxa"/>
              <w:bottom w:w="20" w:type="dxa"/>
              <w:right w:w="30" w:type="dxa"/>
            </w:tcMar>
          </w:tcPr>
          <w:p w14:paraId="2A29A04A" w14:textId="77777777" w:rsidR="00FA5C19" w:rsidRDefault="006D6C31">
            <w:pPr>
              <w:rPr>
                <w:ins w:id="306" w:author="Lo Yuen San, Sandy (non-empl)" w:date="2019-11-21T22:13:00Z"/>
              </w:rPr>
            </w:pPr>
            <w:ins w:id="307" w:author="Lo Yuen San, Sandy (non-empl)" w:date="2019-11-21T22:13:00Z">
              <w:r>
                <w:rPr>
                  <w:rFonts w:ascii="Calibri" w:eastAsia="PMingLiU" w:hAnsi="Calibri" w:cs="Arial"/>
                </w:rPr>
                <w:t>Edit Borrower</w:t>
              </w:r>
            </w:ins>
          </w:p>
        </w:tc>
      </w:tr>
      <w:tr w:rsidR="00FA5C19" w14:paraId="6859AC0A" w14:textId="77777777" w:rsidTr="00FA5C19">
        <w:trPr>
          <w:ins w:id="308" w:author="Lo Yuen San, Sandy (non-empl)" w:date="2019-11-21T22:13:00Z"/>
        </w:trPr>
        <w:tc>
          <w:tcPr>
            <w:tcW w:w="0" w:type="auto"/>
            <w:tcMar>
              <w:top w:w="30" w:type="dxa"/>
              <w:left w:w="30" w:type="dxa"/>
              <w:bottom w:w="20" w:type="dxa"/>
              <w:right w:w="30" w:type="dxa"/>
            </w:tcMar>
          </w:tcPr>
          <w:p w14:paraId="31081768" w14:textId="77777777" w:rsidR="00FA5C19" w:rsidRDefault="006D6C31">
            <w:pPr>
              <w:rPr>
                <w:ins w:id="309" w:author="Lo Yuen San, Sandy (non-empl)" w:date="2019-11-21T22:13:00Z"/>
              </w:rPr>
            </w:pPr>
            <w:ins w:id="310" w:author="Lo Yuen San, Sandy (non-empl)" w:date="2019-11-21T22:13:00Z">
              <w:r>
                <w:rPr>
                  <w:rFonts w:ascii="Calibri" w:eastAsia="PMingLiU" w:hAnsi="Calibri" w:cs="Arial"/>
                </w:rPr>
                <w:t>Original borrower is grayed out on screen (applies to existing simulation and reload)</w:t>
              </w:r>
            </w:ins>
          </w:p>
        </w:tc>
        <w:tc>
          <w:tcPr>
            <w:tcW w:w="0" w:type="auto"/>
            <w:tcMar>
              <w:top w:w="30" w:type="dxa"/>
              <w:left w:w="30" w:type="dxa"/>
              <w:bottom w:w="20" w:type="dxa"/>
              <w:right w:w="30" w:type="dxa"/>
            </w:tcMar>
          </w:tcPr>
          <w:p w14:paraId="1E76AE4D" w14:textId="77777777" w:rsidR="00FA5C19" w:rsidRDefault="006D6C31">
            <w:pPr>
              <w:rPr>
                <w:ins w:id="311" w:author="Lo Yuen San, Sandy (non-empl)" w:date="2019-11-21T22:13:00Z"/>
              </w:rPr>
            </w:pPr>
            <w:ins w:id="312" w:author="Lo Yuen San, Sandy (non-empl)" w:date="2019-11-21T22:13:00Z">
              <w:r>
                <w:rPr>
                  <w:rFonts w:ascii="Calibri" w:eastAsia="PMingLiU" w:hAnsi="Calibri" w:cs="Arial"/>
                </w:rPr>
                <w:t>No</w:t>
              </w:r>
            </w:ins>
          </w:p>
        </w:tc>
        <w:tc>
          <w:tcPr>
            <w:tcW w:w="0" w:type="auto"/>
            <w:tcMar>
              <w:top w:w="30" w:type="dxa"/>
              <w:left w:w="30" w:type="dxa"/>
              <w:bottom w:w="20" w:type="dxa"/>
              <w:right w:w="30" w:type="dxa"/>
            </w:tcMar>
          </w:tcPr>
          <w:p w14:paraId="4A097852" w14:textId="77777777" w:rsidR="00FA5C19" w:rsidRDefault="006D6C31">
            <w:pPr>
              <w:rPr>
                <w:ins w:id="313" w:author="Lo Yuen San, Sandy (non-empl)" w:date="2019-11-21T22:13:00Z"/>
              </w:rPr>
            </w:pPr>
            <w:ins w:id="314" w:author="Lo Yuen San, Sandy (non-empl)" w:date="2019-11-21T22:13:00Z">
              <w:r>
                <w:rPr>
                  <w:rFonts w:ascii="Calibri" w:eastAsia="PMingLiU" w:hAnsi="Calibri" w:cs="Arial"/>
                </w:rPr>
                <w:t>Yes</w:t>
              </w:r>
            </w:ins>
          </w:p>
        </w:tc>
      </w:tr>
      <w:tr w:rsidR="00FA5C19" w14:paraId="66054763" w14:textId="77777777" w:rsidTr="00FA5C19">
        <w:trPr>
          <w:ins w:id="315" w:author="Lo Yuen San, Sandy (non-empl)" w:date="2019-11-21T22:13:00Z"/>
        </w:trPr>
        <w:tc>
          <w:tcPr>
            <w:tcW w:w="0" w:type="auto"/>
            <w:tcMar>
              <w:top w:w="30" w:type="dxa"/>
              <w:left w:w="30" w:type="dxa"/>
              <w:bottom w:w="20" w:type="dxa"/>
              <w:right w:w="30" w:type="dxa"/>
            </w:tcMar>
          </w:tcPr>
          <w:p w14:paraId="5329FC0F" w14:textId="77777777" w:rsidR="00FA5C19" w:rsidRDefault="006D6C31">
            <w:pPr>
              <w:rPr>
                <w:ins w:id="316" w:author="Lo Yuen San, Sandy (non-empl)" w:date="2019-11-21T22:13:00Z"/>
              </w:rPr>
            </w:pPr>
            <w:ins w:id="317" w:author="Lo Yuen San, Sandy (non-empl)" w:date="2019-11-21T22:13:00Z">
              <w:r>
                <w:rPr>
                  <w:rFonts w:ascii="Calibri" w:eastAsia="PMingLiU" w:hAnsi="Calibri" w:cs="Arial"/>
                </w:rPr>
                <w:t>A new simulated borrower is created</w:t>
              </w:r>
            </w:ins>
          </w:p>
        </w:tc>
        <w:tc>
          <w:tcPr>
            <w:tcW w:w="0" w:type="auto"/>
            <w:tcMar>
              <w:top w:w="30" w:type="dxa"/>
              <w:left w:w="30" w:type="dxa"/>
              <w:bottom w:w="20" w:type="dxa"/>
              <w:right w:w="30" w:type="dxa"/>
            </w:tcMar>
          </w:tcPr>
          <w:p w14:paraId="0CB7B208" w14:textId="77777777" w:rsidR="00FA5C19" w:rsidRDefault="006D6C31">
            <w:pPr>
              <w:rPr>
                <w:ins w:id="318" w:author="Lo Yuen San, Sandy (non-empl)" w:date="2019-11-21T22:13:00Z"/>
              </w:rPr>
            </w:pPr>
            <w:ins w:id="319" w:author="Lo Yuen San, Sandy (non-empl)" w:date="2019-11-21T22:13:00Z">
              <w:r>
                <w:rPr>
                  <w:rFonts w:ascii="Calibri" w:eastAsia="PMingLiU" w:hAnsi="Calibri" w:cs="Arial"/>
                </w:rPr>
                <w:t>Yes</w:t>
              </w:r>
            </w:ins>
          </w:p>
        </w:tc>
        <w:tc>
          <w:tcPr>
            <w:tcW w:w="0" w:type="auto"/>
            <w:tcMar>
              <w:top w:w="30" w:type="dxa"/>
              <w:left w:w="30" w:type="dxa"/>
              <w:bottom w:w="20" w:type="dxa"/>
              <w:right w:w="30" w:type="dxa"/>
            </w:tcMar>
          </w:tcPr>
          <w:p w14:paraId="7E358391" w14:textId="77777777" w:rsidR="00FA5C19" w:rsidRDefault="006D6C31">
            <w:pPr>
              <w:rPr>
                <w:ins w:id="320" w:author="Lo Yuen San, Sandy (non-empl)" w:date="2019-11-21T22:13:00Z"/>
              </w:rPr>
            </w:pPr>
            <w:ins w:id="321" w:author="Lo Yuen San, Sandy (non-empl)" w:date="2019-11-21T22:13:00Z">
              <w:r>
                <w:rPr>
                  <w:rFonts w:ascii="Calibri" w:eastAsia="PMingLiU" w:hAnsi="Calibri" w:cs="Arial"/>
                </w:rPr>
                <w:t>Yes</w:t>
              </w:r>
            </w:ins>
          </w:p>
        </w:tc>
      </w:tr>
      <w:tr w:rsidR="00FA5C19" w14:paraId="3699F6AD" w14:textId="77777777" w:rsidTr="00FA5C19">
        <w:trPr>
          <w:ins w:id="322" w:author="Lo Yuen San, Sandy (non-empl)" w:date="2019-11-21T22:13:00Z"/>
        </w:trPr>
        <w:tc>
          <w:tcPr>
            <w:tcW w:w="0" w:type="auto"/>
            <w:tcMar>
              <w:top w:w="30" w:type="dxa"/>
              <w:left w:w="30" w:type="dxa"/>
              <w:bottom w:w="20" w:type="dxa"/>
              <w:right w:w="30" w:type="dxa"/>
            </w:tcMar>
          </w:tcPr>
          <w:p w14:paraId="73908896" w14:textId="77777777" w:rsidR="00FA5C19" w:rsidRDefault="006D6C31">
            <w:pPr>
              <w:rPr>
                <w:ins w:id="323" w:author="Lo Yuen San, Sandy (non-empl)" w:date="2019-11-21T22:13:00Z"/>
              </w:rPr>
            </w:pPr>
            <w:ins w:id="324" w:author="Lo Yuen San, Sandy (non-empl)" w:date="2019-11-21T22:13:00Z">
              <w:r>
                <w:rPr>
                  <w:rFonts w:ascii="Calibri" w:eastAsia="PMingLiU" w:hAnsi="Calibri" w:cs="Arial"/>
                </w:rPr>
                <w:t>Existing deals, CRM and CRM allocation for the borrower are associated with the new simulated borrower</w:t>
              </w:r>
            </w:ins>
          </w:p>
        </w:tc>
        <w:tc>
          <w:tcPr>
            <w:tcW w:w="0" w:type="auto"/>
            <w:tcMar>
              <w:top w:w="30" w:type="dxa"/>
              <w:left w:w="30" w:type="dxa"/>
              <w:bottom w:w="20" w:type="dxa"/>
              <w:right w:w="30" w:type="dxa"/>
            </w:tcMar>
          </w:tcPr>
          <w:p w14:paraId="0AD4EAB7" w14:textId="0995FB9D" w:rsidR="00FA5C19" w:rsidRDefault="006D6C31">
            <w:pPr>
              <w:rPr>
                <w:ins w:id="325" w:author="Lo Yuen San, Sandy (non-empl)" w:date="2019-11-21T22:13:00Z"/>
              </w:rPr>
            </w:pPr>
            <w:ins w:id="326" w:author="Lo Yuen San, Sandy (non-empl)" w:date="2019-11-21T22:13:00Z">
              <w:del w:id="327" w:author="Chung Chi Lee" w:date="2020-04-01T11:21:00Z">
                <w:r w:rsidRPr="00AE6633" w:rsidDel="00AE6633">
                  <w:rPr>
                    <w:rFonts w:ascii="Calibri" w:eastAsia="PMingLiU" w:hAnsi="Calibri" w:cs="Arial"/>
                    <w:highlight w:val="yellow"/>
                    <w:rPrChange w:id="328" w:author="Chung Chi Lee" w:date="2020-04-01T11:21:00Z">
                      <w:rPr>
                        <w:rFonts w:ascii="Calibri" w:eastAsia="PMingLiU" w:hAnsi="Calibri" w:cs="Arial"/>
                      </w:rPr>
                    </w:rPrChange>
                  </w:rPr>
                  <w:delText>No (needs to be created from scratch)</w:delText>
                </w:r>
              </w:del>
            </w:ins>
            <w:ins w:id="329" w:author="Chung Chi Lee" w:date="2020-04-01T11:21:00Z">
              <w:r w:rsidR="00AE6633" w:rsidRPr="00AE6633">
                <w:rPr>
                  <w:rFonts w:ascii="Calibri" w:eastAsia="PMingLiU" w:hAnsi="Calibri" w:cs="Arial"/>
                  <w:highlight w:val="yellow"/>
                  <w:rPrChange w:id="330" w:author="Chung Chi Lee" w:date="2020-04-01T11:21:00Z">
                    <w:rPr>
                      <w:rFonts w:ascii="Calibri" w:eastAsia="PMingLiU" w:hAnsi="Calibri" w:cs="Arial"/>
                    </w:rPr>
                  </w:rPrChange>
                </w:rPr>
                <w:t>Yes</w:t>
              </w:r>
            </w:ins>
          </w:p>
        </w:tc>
        <w:tc>
          <w:tcPr>
            <w:tcW w:w="0" w:type="auto"/>
            <w:tcMar>
              <w:top w:w="30" w:type="dxa"/>
              <w:left w:w="30" w:type="dxa"/>
              <w:bottom w:w="20" w:type="dxa"/>
              <w:right w:w="30" w:type="dxa"/>
            </w:tcMar>
          </w:tcPr>
          <w:p w14:paraId="253D2AA6" w14:textId="77777777" w:rsidR="00FA5C19" w:rsidRDefault="006D6C31">
            <w:pPr>
              <w:rPr>
                <w:ins w:id="331" w:author="Lo Yuen San, Sandy (non-empl)" w:date="2019-11-21T22:13:00Z"/>
              </w:rPr>
            </w:pPr>
            <w:ins w:id="332" w:author="Lo Yuen San, Sandy (non-empl)" w:date="2019-11-21T22:13:00Z">
              <w:r>
                <w:rPr>
                  <w:rFonts w:ascii="Calibri" w:eastAsia="PMingLiU" w:hAnsi="Calibri" w:cs="Arial"/>
                </w:rPr>
                <w:t>Yes</w:t>
              </w:r>
            </w:ins>
          </w:p>
        </w:tc>
      </w:tr>
      <w:tr w:rsidR="00FA5C19" w14:paraId="53C0A1F8" w14:textId="77777777" w:rsidTr="00FA5C19">
        <w:trPr>
          <w:ins w:id="333" w:author="Lo Yuen San, Sandy (non-empl)" w:date="2019-11-21T22:13:00Z"/>
        </w:trPr>
        <w:tc>
          <w:tcPr>
            <w:tcW w:w="0" w:type="auto"/>
            <w:tcMar>
              <w:top w:w="30" w:type="dxa"/>
              <w:left w:w="30" w:type="dxa"/>
              <w:bottom w:w="20" w:type="dxa"/>
              <w:right w:w="30" w:type="dxa"/>
            </w:tcMar>
          </w:tcPr>
          <w:p w14:paraId="4B99128E" w14:textId="77777777" w:rsidR="00FA5C19" w:rsidRDefault="006D6C31">
            <w:pPr>
              <w:rPr>
                <w:ins w:id="334" w:author="Lo Yuen San, Sandy (non-empl)" w:date="2019-11-21T22:13:00Z"/>
              </w:rPr>
            </w:pPr>
            <w:ins w:id="335" w:author="Lo Yuen San, Sandy (non-empl)" w:date="2019-11-21T22:13:00Z">
              <w:r>
                <w:rPr>
                  <w:rFonts w:ascii="Calibri" w:eastAsia="PMingLiU" w:hAnsi="Calibri" w:cs="Arial"/>
                </w:rPr>
                <w:t>When simulation is reloaded, user views the original borrower as grayed out</w:t>
              </w:r>
            </w:ins>
          </w:p>
        </w:tc>
        <w:tc>
          <w:tcPr>
            <w:tcW w:w="0" w:type="auto"/>
            <w:tcMar>
              <w:top w:w="30" w:type="dxa"/>
              <w:left w:w="30" w:type="dxa"/>
              <w:bottom w:w="20" w:type="dxa"/>
              <w:right w:w="30" w:type="dxa"/>
            </w:tcMar>
          </w:tcPr>
          <w:p w14:paraId="4A69A4E8" w14:textId="77777777" w:rsidR="00FA5C19" w:rsidRDefault="006D6C31">
            <w:pPr>
              <w:rPr>
                <w:ins w:id="336" w:author="Lo Yuen San, Sandy (non-empl)" w:date="2019-11-21T22:13:00Z"/>
              </w:rPr>
            </w:pPr>
            <w:ins w:id="337" w:author="Lo Yuen San, Sandy (non-empl)" w:date="2019-11-21T22:13:00Z">
              <w:r>
                <w:rPr>
                  <w:rFonts w:ascii="Calibri" w:eastAsia="PMingLiU" w:hAnsi="Calibri" w:cs="Arial"/>
                </w:rPr>
                <w:t>No</w:t>
              </w:r>
            </w:ins>
          </w:p>
        </w:tc>
        <w:tc>
          <w:tcPr>
            <w:tcW w:w="0" w:type="auto"/>
            <w:tcMar>
              <w:top w:w="30" w:type="dxa"/>
              <w:left w:w="30" w:type="dxa"/>
              <w:bottom w:w="20" w:type="dxa"/>
              <w:right w:w="30" w:type="dxa"/>
            </w:tcMar>
          </w:tcPr>
          <w:p w14:paraId="51E83185" w14:textId="77777777" w:rsidR="00FA5C19" w:rsidRDefault="006D6C31">
            <w:pPr>
              <w:rPr>
                <w:ins w:id="338" w:author="Lo Yuen San, Sandy (non-empl)" w:date="2019-11-21T22:13:00Z"/>
              </w:rPr>
            </w:pPr>
            <w:ins w:id="339" w:author="Lo Yuen San, Sandy (non-empl)" w:date="2019-11-21T22:13:00Z">
              <w:r>
                <w:rPr>
                  <w:rFonts w:ascii="Calibri" w:eastAsia="PMingLiU" w:hAnsi="Calibri" w:cs="Arial"/>
                </w:rPr>
                <w:t>Yes</w:t>
              </w:r>
            </w:ins>
          </w:p>
        </w:tc>
      </w:tr>
    </w:tbl>
    <w:p w14:paraId="20127B17" w14:textId="77777777" w:rsidR="00FA5C19" w:rsidRDefault="00FA5C19">
      <w:pPr>
        <w:rPr>
          <w:ins w:id="340" w:author="Lo Yuen San, Sandy (non-empl)" w:date="2019-11-21T22:13:00Z"/>
        </w:rPr>
      </w:pPr>
    </w:p>
    <w:p w14:paraId="0008EC96" w14:textId="77777777" w:rsidR="00FA5C19" w:rsidRDefault="00C83160" w:rsidP="00C83160">
      <w:pPr>
        <w:pStyle w:val="Heading2"/>
        <w:rPr>
          <w:ins w:id="341" w:author="Lo Yuen San, Sandy (non-empl)" w:date="2019-11-21T22:13:00Z"/>
        </w:rPr>
      </w:pPr>
      <w:r>
        <w:t>Deals</w:t>
      </w:r>
    </w:p>
    <w:p w14:paraId="7168F80D" w14:textId="77777777" w:rsidR="00FA5C19" w:rsidRDefault="006D6C31">
      <w:r>
        <w:t>Selecting an entity and clicking on Next will bring the list of exposures associated with the borrower. </w:t>
      </w:r>
    </w:p>
    <w:p w14:paraId="63010874" w14:textId="77777777" w:rsidR="005B63E2" w:rsidRDefault="00046CA5">
      <w:pPr>
        <w:rPr>
          <w:del w:id="342" w:author="Lo Yuen San, Sandy (non-empl)" w:date="2019-11-21T22:13:00Z"/>
        </w:rPr>
      </w:pPr>
      <w:del w:id="343" w:author="Lo Yuen San, Sandy (non-empl)" w:date="2019-11-21T22:13:00Z">
        <w:r>
          <w:rPr>
            <w:noProof/>
          </w:rPr>
          <w:drawing>
            <wp:inline distT="0" distB="0" distL="0" distR="0" wp14:anchorId="406B025E" wp14:editId="6446A557">
              <wp:extent cx="5746523" cy="2381250"/>
              <wp:effectExtent l="0" t="0" r="0" b="0"/>
              <wp:docPr id="100022" name="Picture 100022" descr="_scroll_external/attachments/image2019-9-11_11-38-19-0f8437f4624f52b1dd40b450cf62bbf59905cd60666b969eed93520dd126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7139" name=""/>
                      <pic:cNvPicPr>
                        <a:picLocks noChangeAspect="1"/>
                      </pic:cNvPicPr>
                    </pic:nvPicPr>
                    <pic:blipFill>
                      <a:blip r:embed="rId22"/>
                      <a:stretch>
                        <a:fillRect/>
                      </a:stretch>
                    </pic:blipFill>
                    <pic:spPr>
                      <a:xfrm>
                        <a:off x="0" y="0"/>
                        <a:ext cx="5746523" cy="2381250"/>
                      </a:xfrm>
                      <a:prstGeom prst="rect">
                        <a:avLst/>
                      </a:prstGeom>
                    </pic:spPr>
                  </pic:pic>
                </a:graphicData>
              </a:graphic>
            </wp:inline>
          </w:drawing>
        </w:r>
      </w:del>
    </w:p>
    <w:p w14:paraId="39AE29D3" w14:textId="77777777" w:rsidR="00FA5C19" w:rsidRDefault="006D6C31">
      <w:pPr>
        <w:rPr>
          <w:ins w:id="344" w:author="Lo Yuen San, Sandy (non-empl)" w:date="2019-11-21T22:13:00Z"/>
        </w:rPr>
      </w:pPr>
      <w:ins w:id="345" w:author="Lo Yuen San, Sandy (non-empl)" w:date="2019-11-21T22:13:00Z">
        <w:r>
          <w:rPr>
            <w:noProof/>
          </w:rPr>
          <w:drawing>
            <wp:inline distT="0" distB="0" distL="0" distR="0" wp14:anchorId="0541E89B" wp14:editId="4C85284C">
              <wp:extent cx="5943600" cy="2462915"/>
              <wp:effectExtent l="0" t="0" r="0" b="0"/>
              <wp:docPr id="100030" name="Picture 100030" descr="_scroll_external/attachments/image2019-9-11_11-38-19-0f8437f4624f52b1dd40b450cf62bbf59905cd60666b969eed93520dd126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3912" name=""/>
                      <pic:cNvPicPr>
                        <a:picLocks noChangeAspect="1"/>
                      </pic:cNvPicPr>
                    </pic:nvPicPr>
                    <pic:blipFill>
                      <a:blip r:embed="rId22"/>
                      <a:stretch>
                        <a:fillRect/>
                      </a:stretch>
                    </pic:blipFill>
                    <pic:spPr>
                      <a:xfrm>
                        <a:off x="0" y="0"/>
                        <a:ext cx="5943600" cy="2462915"/>
                      </a:xfrm>
                      <a:prstGeom prst="rect">
                        <a:avLst/>
                      </a:prstGeom>
                    </pic:spPr>
                  </pic:pic>
                </a:graphicData>
              </a:graphic>
            </wp:inline>
          </w:drawing>
        </w:r>
      </w:ins>
    </w:p>
    <w:p w14:paraId="69875BC4" w14:textId="3D6DC71E" w:rsidR="00FA5C19" w:rsidRDefault="006D6C31">
      <w:r>
        <w:t xml:space="preserve">If this is an existing </w:t>
      </w:r>
      <w:ins w:id="346" w:author="Chung Chi Lee" w:date="2020-04-01T11:23:00Z">
        <w:r w:rsidR="00F43328" w:rsidRPr="00F43328">
          <w:rPr>
            <w:highlight w:val="yellow"/>
            <w:rPrChange w:id="347" w:author="Chung Chi Lee" w:date="2020-04-01T11:23:00Z">
              <w:rPr/>
            </w:rPrChange>
          </w:rPr>
          <w:t>or duplicate</w:t>
        </w:r>
        <w:r w:rsidR="00F43328">
          <w:t xml:space="preserve"> </w:t>
        </w:r>
      </w:ins>
      <w:r>
        <w:t>borrower, then the existing exposures associated with the borrower will be shown on this screen.</w:t>
      </w:r>
    </w:p>
    <w:p w14:paraId="08D85F6C" w14:textId="77777777" w:rsidR="00FA5C19" w:rsidRDefault="006D6C31">
      <w:r>
        <w:t>For any new simulated borrower this screen will be empty.</w:t>
      </w:r>
    </w:p>
    <w:p w14:paraId="6FD17751" w14:textId="44ACEB9E" w:rsidR="00FA5C19" w:rsidRDefault="00A1569D">
      <w:pPr>
        <w:rPr>
          <w:lang w:eastAsia="zh-TW"/>
        </w:rPr>
      </w:pPr>
      <w:ins w:id="348" w:author="Chung Chi Lee" w:date="2020-04-01T11:39:00Z">
        <w:r w:rsidRPr="00A1569D">
          <w:rPr>
            <w:highlight w:val="yellow"/>
            <w:lang w:eastAsia="zh-TW"/>
            <w:rPrChange w:id="349" w:author="Chung Chi Lee" w:date="2020-04-01T11:39:00Z">
              <w:rPr>
                <w:lang w:eastAsia="zh-TW"/>
              </w:rPr>
            </w:rPrChange>
          </w:rPr>
          <w:t xml:space="preserve">The original currency </w:t>
        </w:r>
      </w:ins>
      <w:ins w:id="350" w:author="Chung Chi Lee" w:date="2020-04-01T11:40:00Z">
        <w:r>
          <w:rPr>
            <w:highlight w:val="yellow"/>
            <w:lang w:eastAsia="zh-TW"/>
          </w:rPr>
          <w:t xml:space="preserve">amount and code, </w:t>
        </w:r>
      </w:ins>
      <w:ins w:id="351" w:author="Chung Chi Lee" w:date="2020-04-01T11:39:00Z">
        <w:r w:rsidRPr="00A1569D">
          <w:rPr>
            <w:highlight w:val="yellow"/>
            <w:lang w:eastAsia="zh-TW"/>
            <w:rPrChange w:id="352" w:author="Chung Chi Lee" w:date="2020-04-01T11:39:00Z">
              <w:rPr>
                <w:lang w:eastAsia="zh-TW"/>
              </w:rPr>
            </w:rPrChange>
          </w:rPr>
          <w:t>and the HKD equivalent should be shown.</w:t>
        </w:r>
      </w:ins>
    </w:p>
    <w:p w14:paraId="51DB4A66" w14:textId="77777777" w:rsidR="005B63E2" w:rsidRDefault="00046CA5">
      <w:pPr>
        <w:rPr>
          <w:del w:id="353" w:author="Lo Yuen San, Sandy (non-empl)" w:date="2019-11-21T22:13:00Z"/>
        </w:rPr>
      </w:pPr>
      <w:del w:id="354" w:author="Lo Yuen San, Sandy (non-empl)" w:date="2019-11-21T22:13:00Z">
        <w:r>
          <w:rPr>
            <w:noProof/>
          </w:rPr>
          <w:drawing>
            <wp:inline distT="0" distB="0" distL="0" distR="0" wp14:anchorId="2B67C8F9" wp14:editId="4795B85F">
              <wp:extent cx="1209675" cy="1276350"/>
              <wp:effectExtent l="0" t="0" r="0" b="0"/>
              <wp:docPr id="100023" name="Picture 100023" descr="_scroll_external/attachments/image2019-9-11_12-1-17-569b5e97fb6030b4f66256517a9993ab01815136f168373a02294626efc2c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1978" name=""/>
                      <pic:cNvPicPr>
                        <a:picLocks noChangeAspect="1"/>
                      </pic:cNvPicPr>
                    </pic:nvPicPr>
                    <pic:blipFill>
                      <a:blip r:embed="rId23"/>
                      <a:stretch>
                        <a:fillRect/>
                      </a:stretch>
                    </pic:blipFill>
                    <pic:spPr>
                      <a:xfrm>
                        <a:off x="0" y="0"/>
                        <a:ext cx="1209675" cy="1276350"/>
                      </a:xfrm>
                      <a:prstGeom prst="rect">
                        <a:avLst/>
                      </a:prstGeom>
                    </pic:spPr>
                  </pic:pic>
                </a:graphicData>
              </a:graphic>
            </wp:inline>
          </w:drawing>
        </w:r>
      </w:del>
    </w:p>
    <w:p w14:paraId="64C1FB27" w14:textId="77777777" w:rsidR="00FA5C19" w:rsidRDefault="006D6C31">
      <w:pPr>
        <w:rPr>
          <w:ins w:id="355" w:author="Lo Yuen San, Sandy (non-empl)" w:date="2019-11-21T22:13:00Z"/>
        </w:rPr>
      </w:pPr>
      <w:ins w:id="356" w:author="Lo Yuen San, Sandy (non-empl)" w:date="2019-11-21T22:13:00Z">
        <w:r>
          <w:rPr>
            <w:noProof/>
          </w:rPr>
          <w:drawing>
            <wp:inline distT="0" distB="0" distL="0" distR="0" wp14:anchorId="55CEEC07" wp14:editId="7E41A85F">
              <wp:extent cx="1209675" cy="1276350"/>
              <wp:effectExtent l="0" t="0" r="0" b="0"/>
              <wp:docPr id="100031" name="Picture 100031" descr="_scroll_external/attachments/image2019-9-11_12-1-17-569b5e97fb6030b4f66256517a9993ab01815136f168373a02294626efc2c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0475" name=""/>
                      <pic:cNvPicPr>
                        <a:picLocks noChangeAspect="1"/>
                      </pic:cNvPicPr>
                    </pic:nvPicPr>
                    <pic:blipFill>
                      <a:blip r:embed="rId23"/>
                      <a:stretch>
                        <a:fillRect/>
                      </a:stretch>
                    </pic:blipFill>
                    <pic:spPr>
                      <a:xfrm>
                        <a:off x="0" y="0"/>
                        <a:ext cx="1209675" cy="1276350"/>
                      </a:xfrm>
                      <a:prstGeom prst="rect">
                        <a:avLst/>
                      </a:prstGeom>
                    </pic:spPr>
                  </pic:pic>
                </a:graphicData>
              </a:graphic>
            </wp:inline>
          </w:drawing>
        </w:r>
      </w:ins>
    </w:p>
    <w:p w14:paraId="00CCE7AE" w14:textId="77777777" w:rsidR="00FA5C19" w:rsidRDefault="00FA5C19"/>
    <w:p w14:paraId="4FE0AFE3" w14:textId="77777777" w:rsidR="00FA5C19" w:rsidRDefault="006D6C31">
      <w:r>
        <w:t>User can perform following actions on this screen:</w:t>
      </w:r>
    </w:p>
    <w:p w14:paraId="79C881B6" w14:textId="77777777" w:rsidR="00FA5C19" w:rsidRDefault="006D6C31">
      <w:pPr>
        <w:numPr>
          <w:ilvl w:val="0"/>
          <w:numId w:val="27"/>
        </w:numPr>
        <w:pPrChange w:id="357" w:author="Lo Yuen San, Sandy (non-empl)" w:date="2019-11-21T22:13:00Z">
          <w:pPr>
            <w:numPr>
              <w:numId w:val="22"/>
            </w:numPr>
            <w:tabs>
              <w:tab w:val="num" w:pos="720"/>
            </w:tabs>
            <w:ind w:left="720" w:hanging="360"/>
          </w:pPr>
        </w:pPrChange>
      </w:pPr>
      <w:r>
        <w:t>Duplicate an existing or simulated exposure</w:t>
      </w:r>
    </w:p>
    <w:p w14:paraId="1C251E27" w14:textId="77777777" w:rsidR="00FA5C19" w:rsidRDefault="006D6C31">
      <w:pPr>
        <w:numPr>
          <w:ilvl w:val="0"/>
          <w:numId w:val="27"/>
        </w:numPr>
        <w:pPrChange w:id="358" w:author="Lo Yuen San, Sandy (non-empl)" w:date="2019-11-21T22:13:00Z">
          <w:pPr>
            <w:numPr>
              <w:numId w:val="22"/>
            </w:numPr>
            <w:tabs>
              <w:tab w:val="num" w:pos="720"/>
            </w:tabs>
            <w:ind w:left="720" w:hanging="360"/>
          </w:pPr>
        </w:pPrChange>
      </w:pPr>
      <w:r>
        <w:t>Edit an existing or simulated exposure</w:t>
      </w:r>
    </w:p>
    <w:p w14:paraId="57027B88" w14:textId="77777777" w:rsidR="00FA5C19" w:rsidRDefault="006D6C31">
      <w:pPr>
        <w:numPr>
          <w:ilvl w:val="1"/>
          <w:numId w:val="28"/>
        </w:numPr>
        <w:pPrChange w:id="359" w:author="Lo Yuen San, Sandy (non-empl)" w:date="2019-11-21T22:13:00Z">
          <w:pPr>
            <w:numPr>
              <w:ilvl w:val="1"/>
              <w:numId w:val="23"/>
            </w:numPr>
            <w:tabs>
              <w:tab w:val="num" w:pos="1080"/>
            </w:tabs>
            <w:ind w:left="1080" w:hanging="360"/>
          </w:pPr>
        </w:pPrChange>
      </w:pPr>
      <w:r>
        <w:t>Editing an existing exposure will create a copy of the exposure with the updated fields</w:t>
      </w:r>
    </w:p>
    <w:p w14:paraId="154A078C" w14:textId="77777777" w:rsidR="00FA5C19" w:rsidRDefault="006D6C31">
      <w:pPr>
        <w:numPr>
          <w:ilvl w:val="1"/>
          <w:numId w:val="28"/>
        </w:numPr>
        <w:pPrChange w:id="360" w:author="Lo Yuen San, Sandy (non-empl)" w:date="2019-11-21T22:13:00Z">
          <w:pPr>
            <w:numPr>
              <w:ilvl w:val="1"/>
              <w:numId w:val="23"/>
            </w:numPr>
            <w:tabs>
              <w:tab w:val="num" w:pos="1080"/>
            </w:tabs>
            <w:ind w:left="1080" w:hanging="360"/>
          </w:pPr>
        </w:pPrChange>
      </w:pPr>
      <w:r>
        <w:t>Editing a simulated exposure will save the changes to the simulated exposure</w:t>
      </w:r>
    </w:p>
    <w:p w14:paraId="541031FE" w14:textId="77777777" w:rsidR="00FA5C19" w:rsidRDefault="006D6C31">
      <w:pPr>
        <w:numPr>
          <w:ilvl w:val="0"/>
          <w:numId w:val="27"/>
        </w:numPr>
        <w:pPrChange w:id="361" w:author="Lo Yuen San, Sandy (non-empl)" w:date="2019-11-21T22:13:00Z">
          <w:pPr>
            <w:numPr>
              <w:numId w:val="22"/>
            </w:numPr>
            <w:tabs>
              <w:tab w:val="num" w:pos="720"/>
            </w:tabs>
            <w:ind w:left="720" w:hanging="360"/>
          </w:pPr>
        </w:pPrChange>
      </w:pPr>
      <w:r>
        <w:t>Delete a simulated exposure</w:t>
      </w:r>
    </w:p>
    <w:p w14:paraId="0C5AB697" w14:textId="77777777" w:rsidR="00FA5C19" w:rsidRDefault="006D6C31">
      <w:pPr>
        <w:numPr>
          <w:ilvl w:val="0"/>
          <w:numId w:val="27"/>
        </w:numPr>
        <w:pPrChange w:id="362" w:author="Lo Yuen San, Sandy (non-empl)" w:date="2019-11-21T22:13:00Z">
          <w:pPr>
            <w:numPr>
              <w:numId w:val="22"/>
            </w:numPr>
            <w:tabs>
              <w:tab w:val="num" w:pos="720"/>
            </w:tabs>
            <w:ind w:left="720" w:hanging="360"/>
          </w:pPr>
        </w:pPrChange>
      </w:pPr>
      <w:r>
        <w:t>Create a simulated exposure from scratch</w:t>
      </w:r>
    </w:p>
    <w:p w14:paraId="0F1B861E" w14:textId="77777777" w:rsidR="00FA5C19" w:rsidRDefault="006D6C31">
      <w:pPr>
        <w:numPr>
          <w:ilvl w:val="0"/>
          <w:numId w:val="27"/>
        </w:numPr>
        <w:pPrChange w:id="363" w:author="Lo Yuen San, Sandy (non-empl)" w:date="2019-11-21T22:13:00Z">
          <w:pPr>
            <w:numPr>
              <w:numId w:val="22"/>
            </w:numPr>
            <w:tabs>
              <w:tab w:val="num" w:pos="720"/>
            </w:tabs>
            <w:ind w:left="720" w:hanging="360"/>
          </w:pPr>
        </w:pPrChange>
      </w:pPr>
      <w:r>
        <w:t>Enter / edit</w:t>
      </w:r>
      <w:ins w:id="364" w:author="Lo Yuen San, Sandy (non-empl)" w:date="2019-11-21T22:13:00Z">
        <w:r>
          <w:t> repayment</w:t>
        </w:r>
      </w:ins>
      <w:r>
        <w:t xml:space="preserve"> stage</w:t>
      </w:r>
      <w:del w:id="365" w:author="Lo Yuen San, Sandy (non-empl)" w:date="2019-11-21T22:13:00Z">
        <w:r w:rsidR="00046CA5">
          <w:delText xml:space="preserve"> </w:delText>
        </w:r>
      </w:del>
      <w:ins w:id="366" w:author="Lo Yuen San, Sandy (non-empl)" w:date="2019-11-21T22:13:00Z">
        <w:r>
          <w:t> </w:t>
        </w:r>
      </w:ins>
      <w:r>
        <w:t>details for a simulated exposure</w:t>
      </w:r>
    </w:p>
    <w:p w14:paraId="2DF4D669" w14:textId="77777777" w:rsidR="00FA5C19" w:rsidRDefault="006D6C31">
      <w:pPr>
        <w:numPr>
          <w:ilvl w:val="0"/>
          <w:numId w:val="27"/>
        </w:numPr>
        <w:pPrChange w:id="367" w:author="Lo Yuen San, Sandy (non-empl)" w:date="2019-11-21T22:13:00Z">
          <w:pPr>
            <w:numPr>
              <w:numId w:val="22"/>
            </w:numPr>
            <w:tabs>
              <w:tab w:val="num" w:pos="720"/>
            </w:tabs>
            <w:ind w:left="720" w:hanging="360"/>
          </w:pPr>
        </w:pPrChange>
      </w:pPr>
      <w:r>
        <w:t>Enter / edit imported cashflows for a simulated exposure (loandepo and security only)</w:t>
      </w:r>
    </w:p>
    <w:p w14:paraId="24D245C0" w14:textId="77777777" w:rsidR="00FA5C19" w:rsidRDefault="006D6C31">
      <w:pPr>
        <w:rPr>
          <w:ins w:id="368" w:author="Lo Yuen San, Sandy (non-empl)" w:date="2019-11-21T22:13:00Z"/>
        </w:rPr>
      </w:pPr>
      <w:ins w:id="369" w:author="Lo Yuen San, Sandy (non-empl)" w:date="2019-11-21T22:13:00Z">
        <w:r>
          <w:t>Please note that cash flows or stage details cannot be imported or edited for existing deals.</w:t>
        </w:r>
      </w:ins>
    </w:p>
    <w:p w14:paraId="31CA94CB" w14:textId="77777777" w:rsidR="00FA5C19" w:rsidRDefault="00FA5C19">
      <w:pPr>
        <w:rPr>
          <w:ins w:id="370" w:author="Lo Yuen San, Sandy (non-empl)" w:date="2019-11-21T22:13:00Z"/>
        </w:rPr>
      </w:pPr>
    </w:p>
    <w:p w14:paraId="43BAF282" w14:textId="77777777" w:rsidR="00FA5C19" w:rsidRDefault="006D6C31">
      <w:pPr>
        <w:rPr>
          <w:ins w:id="371" w:author="Lo Yuen San, Sandy (non-empl)" w:date="2019-11-21T22:13:00Z"/>
        </w:rPr>
      </w:pPr>
      <w:ins w:id="372" w:author="Lo Yuen San, Sandy (non-empl)" w:date="2019-11-21T22:13:00Z">
        <w:r>
          <w:t>Following Table Summarizes the difference between a duplicate deal action and edit deal action:</w:t>
        </w:r>
      </w:ins>
    </w:p>
    <w:tbl>
      <w:tblPr>
        <w:tblStyle w:val="ScrollTableNormal"/>
        <w:tblW w:w="5000" w:type="pct"/>
        <w:tblLook w:val="0020" w:firstRow="1" w:lastRow="0" w:firstColumn="0" w:lastColumn="0" w:noHBand="0" w:noVBand="0"/>
      </w:tblPr>
      <w:tblGrid>
        <w:gridCol w:w="3295"/>
        <w:gridCol w:w="3175"/>
        <w:gridCol w:w="2880"/>
      </w:tblGrid>
      <w:tr w:rsidR="00FA5C19" w14:paraId="41223E62" w14:textId="77777777" w:rsidTr="00FA5C19">
        <w:trPr>
          <w:cnfStyle w:val="100000000000" w:firstRow="1" w:lastRow="0" w:firstColumn="0" w:lastColumn="0" w:oddVBand="0" w:evenVBand="0" w:oddHBand="0" w:evenHBand="0" w:firstRowFirstColumn="0" w:firstRowLastColumn="0" w:lastRowFirstColumn="0" w:lastRowLastColumn="0"/>
          <w:ins w:id="373" w:author="Lo Yuen San, Sandy (non-empl)" w:date="2019-11-21T22:13:00Z"/>
        </w:trPr>
        <w:tc>
          <w:tcPr>
            <w:tcW w:w="0" w:type="auto"/>
            <w:tcMar>
              <w:top w:w="30" w:type="dxa"/>
              <w:left w:w="30" w:type="dxa"/>
              <w:bottom w:w="20" w:type="dxa"/>
              <w:right w:w="30" w:type="dxa"/>
            </w:tcMar>
          </w:tcPr>
          <w:p w14:paraId="75F638FE" w14:textId="77777777" w:rsidR="00FA5C19" w:rsidRDefault="00FA5C19">
            <w:pPr>
              <w:rPr>
                <w:ins w:id="374" w:author="Lo Yuen San, Sandy (non-empl)" w:date="2019-11-21T22:13:00Z"/>
              </w:rPr>
            </w:pPr>
          </w:p>
        </w:tc>
        <w:tc>
          <w:tcPr>
            <w:tcW w:w="0" w:type="auto"/>
            <w:tcMar>
              <w:top w:w="30" w:type="dxa"/>
              <w:left w:w="30" w:type="dxa"/>
              <w:bottom w:w="20" w:type="dxa"/>
              <w:right w:w="30" w:type="dxa"/>
            </w:tcMar>
          </w:tcPr>
          <w:p w14:paraId="01F56B54" w14:textId="77777777" w:rsidR="00FA5C19" w:rsidRDefault="006D6C31">
            <w:pPr>
              <w:rPr>
                <w:ins w:id="375" w:author="Lo Yuen San, Sandy (non-empl)" w:date="2019-11-21T22:13:00Z"/>
              </w:rPr>
            </w:pPr>
            <w:ins w:id="376" w:author="Lo Yuen San, Sandy (non-empl)" w:date="2019-11-21T22:13:00Z">
              <w:r>
                <w:rPr>
                  <w:rFonts w:ascii="Calibri" w:eastAsia="PMingLiU" w:hAnsi="Calibri" w:cs="Arial"/>
                </w:rPr>
                <w:t>Duplicate Deal</w:t>
              </w:r>
            </w:ins>
          </w:p>
        </w:tc>
        <w:tc>
          <w:tcPr>
            <w:tcW w:w="0" w:type="auto"/>
            <w:tcMar>
              <w:top w:w="30" w:type="dxa"/>
              <w:left w:w="30" w:type="dxa"/>
              <w:bottom w:w="20" w:type="dxa"/>
              <w:right w:w="30" w:type="dxa"/>
            </w:tcMar>
          </w:tcPr>
          <w:p w14:paraId="3F231D27" w14:textId="77777777" w:rsidR="00FA5C19" w:rsidRDefault="006D6C31">
            <w:pPr>
              <w:rPr>
                <w:ins w:id="377" w:author="Lo Yuen San, Sandy (non-empl)" w:date="2019-11-21T22:13:00Z"/>
              </w:rPr>
            </w:pPr>
            <w:ins w:id="378" w:author="Lo Yuen San, Sandy (non-empl)" w:date="2019-11-21T22:13:00Z">
              <w:r>
                <w:rPr>
                  <w:rFonts w:ascii="Calibri" w:eastAsia="PMingLiU" w:hAnsi="Calibri" w:cs="Arial"/>
                </w:rPr>
                <w:t>Edit Deal</w:t>
              </w:r>
            </w:ins>
          </w:p>
        </w:tc>
      </w:tr>
      <w:tr w:rsidR="00FA5C19" w14:paraId="430E532F" w14:textId="77777777" w:rsidTr="00FA5C19">
        <w:trPr>
          <w:ins w:id="379" w:author="Lo Yuen San, Sandy (non-empl)" w:date="2019-11-21T22:13:00Z"/>
        </w:trPr>
        <w:tc>
          <w:tcPr>
            <w:tcW w:w="0" w:type="auto"/>
            <w:tcMar>
              <w:top w:w="30" w:type="dxa"/>
              <w:left w:w="30" w:type="dxa"/>
              <w:bottom w:w="20" w:type="dxa"/>
              <w:right w:w="30" w:type="dxa"/>
            </w:tcMar>
          </w:tcPr>
          <w:p w14:paraId="59BFFE95" w14:textId="77777777" w:rsidR="00FA5C19" w:rsidRDefault="006D6C31">
            <w:pPr>
              <w:rPr>
                <w:ins w:id="380" w:author="Lo Yuen San, Sandy (non-empl)" w:date="2019-11-21T22:13:00Z"/>
              </w:rPr>
            </w:pPr>
            <w:ins w:id="381" w:author="Lo Yuen San, Sandy (non-empl)" w:date="2019-11-21T22:13:00Z">
              <w:r>
                <w:rPr>
                  <w:rFonts w:ascii="Calibri" w:eastAsia="PMingLiU" w:hAnsi="Calibri" w:cs="Arial"/>
                </w:rPr>
                <w:t>Original deal is grayed out on screen (applies to existing simulation and reload)</w:t>
              </w:r>
            </w:ins>
          </w:p>
        </w:tc>
        <w:tc>
          <w:tcPr>
            <w:tcW w:w="0" w:type="auto"/>
            <w:tcMar>
              <w:top w:w="30" w:type="dxa"/>
              <w:left w:w="30" w:type="dxa"/>
              <w:bottom w:w="20" w:type="dxa"/>
              <w:right w:w="30" w:type="dxa"/>
            </w:tcMar>
          </w:tcPr>
          <w:p w14:paraId="359670D2" w14:textId="77777777" w:rsidR="00FA5C19" w:rsidRDefault="006D6C31">
            <w:pPr>
              <w:rPr>
                <w:ins w:id="382" w:author="Lo Yuen San, Sandy (non-empl)" w:date="2019-11-21T22:13:00Z"/>
              </w:rPr>
            </w:pPr>
            <w:ins w:id="383" w:author="Lo Yuen San, Sandy (non-empl)" w:date="2019-11-21T22:13:00Z">
              <w:r>
                <w:rPr>
                  <w:rFonts w:ascii="Calibri" w:eastAsia="PMingLiU" w:hAnsi="Calibri" w:cs="Arial"/>
                </w:rPr>
                <w:t>No</w:t>
              </w:r>
            </w:ins>
          </w:p>
        </w:tc>
        <w:tc>
          <w:tcPr>
            <w:tcW w:w="0" w:type="auto"/>
            <w:tcMar>
              <w:top w:w="30" w:type="dxa"/>
              <w:left w:w="30" w:type="dxa"/>
              <w:bottom w:w="20" w:type="dxa"/>
              <w:right w:w="30" w:type="dxa"/>
            </w:tcMar>
          </w:tcPr>
          <w:p w14:paraId="67730832" w14:textId="77777777" w:rsidR="00FA5C19" w:rsidRDefault="006D6C31">
            <w:pPr>
              <w:rPr>
                <w:ins w:id="384" w:author="Lo Yuen San, Sandy (non-empl)" w:date="2019-11-21T22:13:00Z"/>
              </w:rPr>
            </w:pPr>
            <w:ins w:id="385" w:author="Lo Yuen San, Sandy (non-empl)" w:date="2019-11-21T22:13:00Z">
              <w:r>
                <w:rPr>
                  <w:rFonts w:ascii="Calibri" w:eastAsia="PMingLiU" w:hAnsi="Calibri" w:cs="Arial"/>
                </w:rPr>
                <w:t>Yes</w:t>
              </w:r>
            </w:ins>
          </w:p>
        </w:tc>
      </w:tr>
      <w:tr w:rsidR="00FA5C19" w14:paraId="542E54FA" w14:textId="77777777" w:rsidTr="00FA5C19">
        <w:trPr>
          <w:ins w:id="386" w:author="Lo Yuen San, Sandy (non-empl)" w:date="2019-11-21T22:13:00Z"/>
        </w:trPr>
        <w:tc>
          <w:tcPr>
            <w:tcW w:w="0" w:type="auto"/>
            <w:tcMar>
              <w:top w:w="30" w:type="dxa"/>
              <w:left w:w="30" w:type="dxa"/>
              <w:bottom w:w="20" w:type="dxa"/>
              <w:right w:w="30" w:type="dxa"/>
            </w:tcMar>
          </w:tcPr>
          <w:p w14:paraId="179A16EE" w14:textId="77777777" w:rsidR="00FA5C19" w:rsidRDefault="006D6C31">
            <w:pPr>
              <w:rPr>
                <w:ins w:id="387" w:author="Lo Yuen San, Sandy (non-empl)" w:date="2019-11-21T22:13:00Z"/>
              </w:rPr>
            </w:pPr>
            <w:ins w:id="388" w:author="Lo Yuen San, Sandy (non-empl)" w:date="2019-11-21T22:13:00Z">
              <w:r>
                <w:rPr>
                  <w:rFonts w:ascii="Calibri" w:eastAsia="PMingLiU" w:hAnsi="Calibri" w:cs="Arial"/>
                </w:rPr>
                <w:t>A new simulated deal is created</w:t>
              </w:r>
            </w:ins>
          </w:p>
        </w:tc>
        <w:tc>
          <w:tcPr>
            <w:tcW w:w="0" w:type="auto"/>
            <w:tcMar>
              <w:top w:w="30" w:type="dxa"/>
              <w:left w:w="30" w:type="dxa"/>
              <w:bottom w:w="20" w:type="dxa"/>
              <w:right w:w="30" w:type="dxa"/>
            </w:tcMar>
          </w:tcPr>
          <w:p w14:paraId="0D6E6EAC" w14:textId="77777777" w:rsidR="00FA5C19" w:rsidRDefault="006D6C31">
            <w:pPr>
              <w:rPr>
                <w:ins w:id="389" w:author="Lo Yuen San, Sandy (non-empl)" w:date="2019-11-21T22:13:00Z"/>
              </w:rPr>
            </w:pPr>
            <w:ins w:id="390" w:author="Lo Yuen San, Sandy (non-empl)" w:date="2019-11-21T22:13:00Z">
              <w:r>
                <w:rPr>
                  <w:rFonts w:ascii="Calibri" w:eastAsia="PMingLiU" w:hAnsi="Calibri" w:cs="Arial"/>
                </w:rPr>
                <w:t>Yes</w:t>
              </w:r>
            </w:ins>
          </w:p>
        </w:tc>
        <w:tc>
          <w:tcPr>
            <w:tcW w:w="0" w:type="auto"/>
            <w:tcMar>
              <w:top w:w="30" w:type="dxa"/>
              <w:left w:w="30" w:type="dxa"/>
              <w:bottom w:w="20" w:type="dxa"/>
              <w:right w:w="30" w:type="dxa"/>
            </w:tcMar>
          </w:tcPr>
          <w:p w14:paraId="60987787" w14:textId="77777777" w:rsidR="00FA5C19" w:rsidRDefault="006D6C31">
            <w:pPr>
              <w:rPr>
                <w:ins w:id="391" w:author="Lo Yuen San, Sandy (non-empl)" w:date="2019-11-21T22:13:00Z"/>
              </w:rPr>
            </w:pPr>
            <w:ins w:id="392" w:author="Lo Yuen San, Sandy (non-empl)" w:date="2019-11-21T22:13:00Z">
              <w:r>
                <w:rPr>
                  <w:rFonts w:ascii="Calibri" w:eastAsia="PMingLiU" w:hAnsi="Calibri" w:cs="Arial"/>
                </w:rPr>
                <w:t>Yes</w:t>
              </w:r>
            </w:ins>
          </w:p>
        </w:tc>
      </w:tr>
      <w:tr w:rsidR="00FA5C19" w14:paraId="5C40A94C" w14:textId="77777777" w:rsidTr="00FA5C19">
        <w:trPr>
          <w:ins w:id="393" w:author="Lo Yuen San, Sandy (non-empl)" w:date="2019-11-21T22:13:00Z"/>
        </w:trPr>
        <w:tc>
          <w:tcPr>
            <w:tcW w:w="0" w:type="auto"/>
            <w:tcMar>
              <w:top w:w="30" w:type="dxa"/>
              <w:left w:w="30" w:type="dxa"/>
              <w:bottom w:w="20" w:type="dxa"/>
              <w:right w:w="30" w:type="dxa"/>
            </w:tcMar>
          </w:tcPr>
          <w:p w14:paraId="107ED9FC" w14:textId="77777777" w:rsidR="00FA5C19" w:rsidRDefault="006D6C31">
            <w:pPr>
              <w:rPr>
                <w:ins w:id="394" w:author="Lo Yuen San, Sandy (non-empl)" w:date="2019-11-21T22:13:00Z"/>
              </w:rPr>
            </w:pPr>
            <w:ins w:id="395" w:author="Lo Yuen San, Sandy (non-empl)" w:date="2019-11-21T22:13:00Z">
              <w:r>
                <w:rPr>
                  <w:rFonts w:ascii="Calibri" w:eastAsia="PMingLiU" w:hAnsi="Calibri" w:cs="Arial"/>
                </w:rPr>
                <w:t>Existing imported cashflows and stage allocation is preserved</w:t>
              </w:r>
            </w:ins>
          </w:p>
        </w:tc>
        <w:tc>
          <w:tcPr>
            <w:tcW w:w="0" w:type="auto"/>
            <w:tcMar>
              <w:top w:w="30" w:type="dxa"/>
              <w:left w:w="30" w:type="dxa"/>
              <w:bottom w:w="20" w:type="dxa"/>
              <w:right w:w="30" w:type="dxa"/>
            </w:tcMar>
          </w:tcPr>
          <w:p w14:paraId="6D7D3FE2" w14:textId="0C98F43D" w:rsidR="00FA5C19" w:rsidRDefault="006D6C31">
            <w:pPr>
              <w:rPr>
                <w:ins w:id="396" w:author="Lo Yuen San, Sandy (non-empl)" w:date="2019-11-21T22:13:00Z"/>
              </w:rPr>
            </w:pPr>
            <w:ins w:id="397" w:author="Lo Yuen San, Sandy (non-empl)" w:date="2019-11-21T22:13:00Z">
              <w:del w:id="398" w:author="Chung Chi Lee" w:date="2020-04-01T11:26:00Z">
                <w:r w:rsidRPr="00F43328" w:rsidDel="00F43328">
                  <w:rPr>
                    <w:rFonts w:ascii="Calibri" w:eastAsia="PMingLiU" w:hAnsi="Calibri" w:cs="Arial"/>
                    <w:highlight w:val="yellow"/>
                    <w:rPrChange w:id="399" w:author="Chung Chi Lee" w:date="2020-04-01T11:26:00Z">
                      <w:rPr>
                        <w:rFonts w:ascii="Calibri" w:eastAsia="PMingLiU" w:hAnsi="Calibri" w:cs="Arial"/>
                      </w:rPr>
                    </w:rPrChange>
                  </w:rPr>
                  <w:delText>No</w:delText>
                </w:r>
              </w:del>
            </w:ins>
            <w:ins w:id="400" w:author="Chung Chi Lee" w:date="2020-04-01T11:26:00Z">
              <w:r w:rsidR="00F43328">
                <w:rPr>
                  <w:rFonts w:ascii="Calibri" w:eastAsia="PMingLiU" w:hAnsi="Calibri" w:cs="Arial"/>
                </w:rPr>
                <w:t xml:space="preserve"> </w:t>
              </w:r>
              <w:r w:rsidR="00F43328" w:rsidRPr="00F43328">
                <w:rPr>
                  <w:rFonts w:ascii="Calibri" w:eastAsia="PMingLiU" w:hAnsi="Calibri" w:cs="Arial"/>
                  <w:highlight w:val="yellow"/>
                  <w:rPrChange w:id="401" w:author="Chung Chi Lee" w:date="2020-04-01T11:27:00Z">
                    <w:rPr>
                      <w:rFonts w:ascii="Calibri" w:eastAsia="PMingLiU" w:hAnsi="Calibri" w:cs="Arial"/>
                    </w:rPr>
                  </w:rPrChange>
                </w:rPr>
                <w:t xml:space="preserve">Yes (Copy cash flows and stages to the new simulated loan </w:t>
              </w:r>
            </w:ins>
            <w:ins w:id="402" w:author="Chung Chi Lee" w:date="2020-04-01T11:27:00Z">
              <w:r w:rsidR="00F43328" w:rsidRPr="00F43328">
                <w:rPr>
                  <w:rFonts w:ascii="Calibri" w:eastAsia="PMingLiU" w:hAnsi="Calibri" w:cs="Arial"/>
                  <w:highlight w:val="yellow"/>
                  <w:rPrChange w:id="403" w:author="Chung Chi Lee" w:date="2020-04-01T11:27:00Z">
                    <w:rPr>
                      <w:rFonts w:ascii="Calibri" w:eastAsia="PMingLiU" w:hAnsi="Calibri" w:cs="Arial"/>
                    </w:rPr>
                  </w:rPrChange>
                </w:rPr>
                <w:t>duplicated</w:t>
              </w:r>
            </w:ins>
            <w:ins w:id="404" w:author="Chung Chi Lee" w:date="2020-04-01T11:26:00Z">
              <w:r w:rsidR="00F43328" w:rsidRPr="00F43328">
                <w:rPr>
                  <w:rFonts w:ascii="Calibri" w:eastAsia="PMingLiU" w:hAnsi="Calibri" w:cs="Arial"/>
                  <w:highlight w:val="yellow"/>
                  <w:rPrChange w:id="405" w:author="Chung Chi Lee" w:date="2020-04-01T11:27:00Z">
                    <w:rPr>
                      <w:rFonts w:ascii="Calibri" w:eastAsia="PMingLiU" w:hAnsi="Calibri" w:cs="Arial"/>
                    </w:rPr>
                  </w:rPrChange>
                </w:rPr>
                <w:t>)</w:t>
              </w:r>
            </w:ins>
          </w:p>
        </w:tc>
        <w:tc>
          <w:tcPr>
            <w:tcW w:w="0" w:type="auto"/>
            <w:tcMar>
              <w:top w:w="30" w:type="dxa"/>
              <w:left w:w="30" w:type="dxa"/>
              <w:bottom w:w="20" w:type="dxa"/>
              <w:right w:w="30" w:type="dxa"/>
            </w:tcMar>
          </w:tcPr>
          <w:p w14:paraId="7908A8CD" w14:textId="77777777" w:rsidR="00FA5C19" w:rsidRDefault="006D6C31">
            <w:pPr>
              <w:rPr>
                <w:ins w:id="406" w:author="Lo Yuen San, Sandy (non-empl)" w:date="2019-11-21T22:13:00Z"/>
              </w:rPr>
            </w:pPr>
            <w:ins w:id="407" w:author="Lo Yuen San, Sandy (non-empl)" w:date="2019-11-21T22:13:00Z">
              <w:r>
                <w:rPr>
                  <w:rFonts w:ascii="Calibri" w:eastAsia="PMingLiU" w:hAnsi="Calibri" w:cs="Arial"/>
                </w:rPr>
                <w:t>Yes (Copy cash flows and stages to the new simulated loan created)</w:t>
              </w:r>
            </w:ins>
          </w:p>
        </w:tc>
      </w:tr>
      <w:tr w:rsidR="00FA5C19" w14:paraId="121D0C04" w14:textId="77777777" w:rsidTr="00FA5C19">
        <w:trPr>
          <w:ins w:id="408" w:author="Lo Yuen San, Sandy (non-empl)" w:date="2019-11-21T22:13:00Z"/>
        </w:trPr>
        <w:tc>
          <w:tcPr>
            <w:tcW w:w="0" w:type="auto"/>
            <w:tcMar>
              <w:top w:w="30" w:type="dxa"/>
              <w:left w:w="30" w:type="dxa"/>
              <w:bottom w:w="20" w:type="dxa"/>
              <w:right w:w="30" w:type="dxa"/>
            </w:tcMar>
          </w:tcPr>
          <w:p w14:paraId="37ABA6F2" w14:textId="77777777" w:rsidR="00FA5C19" w:rsidRDefault="006D6C31">
            <w:pPr>
              <w:rPr>
                <w:ins w:id="409" w:author="Lo Yuen San, Sandy (non-empl)" w:date="2019-11-21T22:13:00Z"/>
              </w:rPr>
            </w:pPr>
            <w:ins w:id="410" w:author="Lo Yuen San, Sandy (non-empl)" w:date="2019-11-21T22:13:00Z">
              <w:r>
                <w:rPr>
                  <w:rFonts w:ascii="Calibri" w:eastAsia="PMingLiU" w:hAnsi="Calibri" w:cs="Arial"/>
                </w:rPr>
                <w:t>When simulation is reloaded, user views the original deal as grayed out</w:t>
              </w:r>
            </w:ins>
          </w:p>
        </w:tc>
        <w:tc>
          <w:tcPr>
            <w:tcW w:w="0" w:type="auto"/>
            <w:tcMar>
              <w:top w:w="30" w:type="dxa"/>
              <w:left w:w="30" w:type="dxa"/>
              <w:bottom w:w="20" w:type="dxa"/>
              <w:right w:w="30" w:type="dxa"/>
            </w:tcMar>
          </w:tcPr>
          <w:p w14:paraId="4F305FB0" w14:textId="77777777" w:rsidR="00FA5C19" w:rsidRDefault="006D6C31">
            <w:pPr>
              <w:rPr>
                <w:ins w:id="411" w:author="Lo Yuen San, Sandy (non-empl)" w:date="2019-11-21T22:13:00Z"/>
              </w:rPr>
            </w:pPr>
            <w:ins w:id="412" w:author="Lo Yuen San, Sandy (non-empl)" w:date="2019-11-21T22:13:00Z">
              <w:r>
                <w:rPr>
                  <w:rFonts w:ascii="Calibri" w:eastAsia="PMingLiU" w:hAnsi="Calibri" w:cs="Arial"/>
                </w:rPr>
                <w:t>No</w:t>
              </w:r>
            </w:ins>
          </w:p>
        </w:tc>
        <w:tc>
          <w:tcPr>
            <w:tcW w:w="0" w:type="auto"/>
            <w:tcMar>
              <w:top w:w="30" w:type="dxa"/>
              <w:left w:w="30" w:type="dxa"/>
              <w:bottom w:w="20" w:type="dxa"/>
              <w:right w:w="30" w:type="dxa"/>
            </w:tcMar>
          </w:tcPr>
          <w:p w14:paraId="0DD3D19C" w14:textId="77777777" w:rsidR="00FA5C19" w:rsidRDefault="006D6C31">
            <w:pPr>
              <w:rPr>
                <w:ins w:id="413" w:author="Lo Yuen San, Sandy (non-empl)" w:date="2019-11-21T22:13:00Z"/>
              </w:rPr>
            </w:pPr>
            <w:ins w:id="414" w:author="Lo Yuen San, Sandy (non-empl)" w:date="2019-11-21T22:13:00Z">
              <w:r>
                <w:rPr>
                  <w:rFonts w:ascii="Calibri" w:eastAsia="PMingLiU" w:hAnsi="Calibri" w:cs="Arial"/>
                </w:rPr>
                <w:t>Yes</w:t>
              </w:r>
            </w:ins>
          </w:p>
        </w:tc>
      </w:tr>
    </w:tbl>
    <w:p w14:paraId="7F62ADB9" w14:textId="77777777" w:rsidR="00FA5C19" w:rsidRDefault="00FA5C19">
      <w:pPr>
        <w:rPr>
          <w:ins w:id="415" w:author="Lo Yuen San, Sandy (non-empl)" w:date="2019-11-21T22:13:00Z"/>
        </w:rPr>
      </w:pPr>
    </w:p>
    <w:p w14:paraId="07AF7BDC" w14:textId="77777777" w:rsidR="00FA5C19" w:rsidRDefault="00FA5C19"/>
    <w:p w14:paraId="722F5EE4" w14:textId="77777777" w:rsidR="00FA5C19" w:rsidRDefault="006D6C31">
      <w:r>
        <w:t>If user is creating a new simulated exposure from scratch, then user will be given a dialog to select:</w:t>
      </w:r>
    </w:p>
    <w:p w14:paraId="1E5844F8" w14:textId="77777777" w:rsidR="00FA5C19" w:rsidRDefault="006D6C31">
      <w:pPr>
        <w:numPr>
          <w:ilvl w:val="0"/>
          <w:numId w:val="29"/>
        </w:numPr>
        <w:pPrChange w:id="416" w:author="Lo Yuen San, Sandy (non-empl)" w:date="2019-11-21T22:13:00Z">
          <w:pPr>
            <w:numPr>
              <w:numId w:val="24"/>
            </w:numPr>
            <w:tabs>
              <w:tab w:val="num" w:pos="360"/>
            </w:tabs>
            <w:ind w:left="360" w:hanging="360"/>
          </w:pPr>
        </w:pPrChange>
      </w:pPr>
      <w:r>
        <w:t>Instrument type</w:t>
      </w:r>
    </w:p>
    <w:p w14:paraId="3B5AA68D" w14:textId="77777777" w:rsidR="00FA5C19" w:rsidRDefault="006D6C31">
      <w:pPr>
        <w:numPr>
          <w:ilvl w:val="0"/>
          <w:numId w:val="29"/>
        </w:numPr>
        <w:pPrChange w:id="417" w:author="Lo Yuen San, Sandy (non-empl)" w:date="2019-11-21T22:13:00Z">
          <w:pPr>
            <w:numPr>
              <w:numId w:val="24"/>
            </w:numPr>
            <w:tabs>
              <w:tab w:val="num" w:pos="360"/>
            </w:tabs>
            <w:ind w:left="360" w:hanging="360"/>
          </w:pPr>
        </w:pPrChange>
      </w:pPr>
      <w:r>
        <w:t>A given template from the list of templates available matching the Instrument type</w:t>
      </w:r>
    </w:p>
    <w:p w14:paraId="1FB43B81" w14:textId="77777777" w:rsidR="00FA5C19" w:rsidRDefault="006D6C31">
      <w:pPr>
        <w:numPr>
          <w:ilvl w:val="0"/>
          <w:numId w:val="29"/>
        </w:numPr>
        <w:pPrChange w:id="418" w:author="Lo Yuen San, Sandy (non-empl)" w:date="2019-11-21T22:13:00Z">
          <w:pPr>
            <w:numPr>
              <w:numId w:val="24"/>
            </w:numPr>
            <w:tabs>
              <w:tab w:val="num" w:pos="360"/>
            </w:tabs>
            <w:ind w:left="360" w:hanging="360"/>
          </w:pPr>
        </w:pPrChange>
      </w:pPr>
      <w:r>
        <w:t>A form of fields with the values coming from the template pre-populated</w:t>
      </w:r>
    </w:p>
    <w:p w14:paraId="605B73E4" w14:textId="77777777" w:rsidR="00FA5C19" w:rsidRDefault="00FA5C19"/>
    <w:p w14:paraId="2F79DC3A" w14:textId="77777777" w:rsidR="00FA5C19" w:rsidRDefault="006D6C31">
      <w:r>
        <w:t>User selects the instrument type.</w:t>
      </w:r>
    </w:p>
    <w:p w14:paraId="71027436" w14:textId="77777777" w:rsidR="005B63E2" w:rsidRDefault="00046CA5">
      <w:pPr>
        <w:rPr>
          <w:del w:id="419" w:author="Lo Yuen San, Sandy (non-empl)" w:date="2019-11-21T22:13:00Z"/>
        </w:rPr>
      </w:pPr>
      <w:del w:id="420" w:author="Lo Yuen San, Sandy (non-empl)" w:date="2019-11-21T22:13:00Z">
        <w:r>
          <w:rPr>
            <w:noProof/>
          </w:rPr>
          <w:drawing>
            <wp:inline distT="0" distB="0" distL="0" distR="0" wp14:anchorId="37E550EE" wp14:editId="735E7D38">
              <wp:extent cx="3431471" cy="2381250"/>
              <wp:effectExtent l="0" t="0" r="0" b="0"/>
              <wp:docPr id="100024" name="Picture 100024" descr="_scroll_external/attachments/image2019-9-11_14-56-3-236df6a1cbccab99f74c1e7c6665534298f2931d8255fd128615b67859568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73185" name=""/>
                      <pic:cNvPicPr>
                        <a:picLocks noChangeAspect="1"/>
                      </pic:cNvPicPr>
                    </pic:nvPicPr>
                    <pic:blipFill>
                      <a:blip r:embed="rId24"/>
                      <a:stretch>
                        <a:fillRect/>
                      </a:stretch>
                    </pic:blipFill>
                    <pic:spPr>
                      <a:xfrm>
                        <a:off x="0" y="0"/>
                        <a:ext cx="3431471" cy="2381250"/>
                      </a:xfrm>
                      <a:prstGeom prst="rect">
                        <a:avLst/>
                      </a:prstGeom>
                    </pic:spPr>
                  </pic:pic>
                </a:graphicData>
              </a:graphic>
            </wp:inline>
          </w:drawing>
        </w:r>
      </w:del>
    </w:p>
    <w:p w14:paraId="06311EFA" w14:textId="77777777" w:rsidR="00FA5C19" w:rsidRDefault="006D6C31">
      <w:pPr>
        <w:rPr>
          <w:ins w:id="421" w:author="Lo Yuen San, Sandy (non-empl)" w:date="2019-11-21T22:13:00Z"/>
        </w:rPr>
      </w:pPr>
      <w:ins w:id="422" w:author="Lo Yuen San, Sandy (non-empl)" w:date="2019-11-21T22:13:00Z">
        <w:r>
          <w:rPr>
            <w:noProof/>
          </w:rPr>
          <w:drawing>
            <wp:inline distT="0" distB="0" distL="0" distR="0" wp14:anchorId="0AF6C77B" wp14:editId="384F7028">
              <wp:extent cx="5490354" cy="3810000"/>
              <wp:effectExtent l="0" t="0" r="0" b="0"/>
              <wp:docPr id="100032" name="Picture 100032" descr="_scroll_external/attachments/image2019-9-11_14-56-3-236df6a1cbccab99f74c1e7c6665534298f2931d8255fd128615b67859568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91025" name=""/>
                      <pic:cNvPicPr>
                        <a:picLocks noChangeAspect="1"/>
                      </pic:cNvPicPr>
                    </pic:nvPicPr>
                    <pic:blipFill>
                      <a:blip r:embed="rId24"/>
                      <a:stretch>
                        <a:fillRect/>
                      </a:stretch>
                    </pic:blipFill>
                    <pic:spPr>
                      <a:xfrm>
                        <a:off x="0" y="0"/>
                        <a:ext cx="5490354" cy="3810000"/>
                      </a:xfrm>
                      <a:prstGeom prst="rect">
                        <a:avLst/>
                      </a:prstGeom>
                    </pic:spPr>
                  </pic:pic>
                </a:graphicData>
              </a:graphic>
            </wp:inline>
          </w:drawing>
        </w:r>
      </w:ins>
    </w:p>
    <w:p w14:paraId="257E0AE7" w14:textId="77777777" w:rsidR="00FA5C19" w:rsidRDefault="00FA5C19"/>
    <w:p w14:paraId="6F750E97" w14:textId="77777777" w:rsidR="00FA5C19" w:rsidRDefault="006D6C31">
      <w:r>
        <w:t>User selects a template.</w:t>
      </w:r>
    </w:p>
    <w:p w14:paraId="78BDAC6A" w14:textId="77777777" w:rsidR="005B63E2" w:rsidRDefault="00046CA5">
      <w:pPr>
        <w:rPr>
          <w:del w:id="423" w:author="Lo Yuen San, Sandy (non-empl)" w:date="2019-11-21T22:13:00Z"/>
        </w:rPr>
      </w:pPr>
      <w:del w:id="424" w:author="Lo Yuen San, Sandy (non-empl)" w:date="2019-11-21T22:13:00Z">
        <w:r>
          <w:rPr>
            <w:noProof/>
          </w:rPr>
          <w:drawing>
            <wp:inline distT="0" distB="0" distL="0" distR="0" wp14:anchorId="5A8E8A64" wp14:editId="296012B2">
              <wp:extent cx="3793960" cy="2381250"/>
              <wp:effectExtent l="0" t="0" r="0" b="0"/>
              <wp:docPr id="100025" name="Picture 100025" descr="_scroll_external/attachments/image2019-9-11_14-57-9-f3fd6ebd80fcd2e45e2b6727602ff9b30f839c8b88a5939507b60bee7ca99a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9661" name=""/>
                      <pic:cNvPicPr>
                        <a:picLocks noChangeAspect="1"/>
                      </pic:cNvPicPr>
                    </pic:nvPicPr>
                    <pic:blipFill>
                      <a:blip r:embed="rId25"/>
                      <a:stretch>
                        <a:fillRect/>
                      </a:stretch>
                    </pic:blipFill>
                    <pic:spPr>
                      <a:xfrm>
                        <a:off x="0" y="0"/>
                        <a:ext cx="3793960" cy="2381250"/>
                      </a:xfrm>
                      <a:prstGeom prst="rect">
                        <a:avLst/>
                      </a:prstGeom>
                    </pic:spPr>
                  </pic:pic>
                </a:graphicData>
              </a:graphic>
            </wp:inline>
          </w:drawing>
        </w:r>
      </w:del>
    </w:p>
    <w:p w14:paraId="1F8C5E90" w14:textId="77777777" w:rsidR="00FA5C19" w:rsidRDefault="006D6C31">
      <w:pPr>
        <w:rPr>
          <w:ins w:id="425" w:author="Lo Yuen San, Sandy (non-empl)" w:date="2019-11-21T22:13:00Z"/>
        </w:rPr>
      </w:pPr>
      <w:ins w:id="426" w:author="Lo Yuen San, Sandy (non-empl)" w:date="2019-11-21T22:13:00Z">
        <w:r>
          <w:rPr>
            <w:noProof/>
          </w:rPr>
          <w:drawing>
            <wp:inline distT="0" distB="0" distL="0" distR="0" wp14:anchorId="65B9ED82" wp14:editId="28D992EF">
              <wp:extent cx="5943600" cy="3730455"/>
              <wp:effectExtent l="0" t="0" r="0" b="0"/>
              <wp:docPr id="100033" name="Picture 100033" descr="_scroll_external/attachments/image2019-9-11_14-57-9-f3fd6ebd80fcd2e45e2b6727602ff9b30f839c8b88a5939507b60bee7ca99a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6864" name=""/>
                      <pic:cNvPicPr>
                        <a:picLocks noChangeAspect="1"/>
                      </pic:cNvPicPr>
                    </pic:nvPicPr>
                    <pic:blipFill>
                      <a:blip r:embed="rId25"/>
                      <a:stretch>
                        <a:fillRect/>
                      </a:stretch>
                    </pic:blipFill>
                    <pic:spPr>
                      <a:xfrm>
                        <a:off x="0" y="0"/>
                        <a:ext cx="5943600" cy="3730455"/>
                      </a:xfrm>
                      <a:prstGeom prst="rect">
                        <a:avLst/>
                      </a:prstGeom>
                    </pic:spPr>
                  </pic:pic>
                </a:graphicData>
              </a:graphic>
            </wp:inline>
          </w:drawing>
        </w:r>
      </w:ins>
    </w:p>
    <w:p w14:paraId="67147E1F" w14:textId="77777777" w:rsidR="00FA5C19" w:rsidRDefault="00FA5C19"/>
    <w:p w14:paraId="183753DD" w14:textId="77777777" w:rsidR="00FA5C19" w:rsidRDefault="006D6C31">
      <w:r>
        <w:t>User updates / enters the deal characteristics.</w:t>
      </w:r>
    </w:p>
    <w:p w14:paraId="1D990EA4" w14:textId="77777777" w:rsidR="005B63E2" w:rsidRDefault="00046CA5">
      <w:pPr>
        <w:rPr>
          <w:del w:id="427" w:author="Lo Yuen San, Sandy (non-empl)" w:date="2019-11-21T22:13:00Z"/>
        </w:rPr>
      </w:pPr>
      <w:del w:id="428" w:author="Lo Yuen San, Sandy (non-empl)" w:date="2019-11-21T22:13:00Z">
        <w:r>
          <w:rPr>
            <w:noProof/>
          </w:rPr>
          <w:drawing>
            <wp:inline distT="0" distB="0" distL="0" distR="0" wp14:anchorId="3DE69438" wp14:editId="51D1076D">
              <wp:extent cx="3209511" cy="2381250"/>
              <wp:effectExtent l="0" t="0" r="0" b="0"/>
              <wp:docPr id="14" name="Picture 14" descr="_scroll_external/attachments/image2019-9-11_14-57-48-a3ac2c7653df34a5a082df20ecd0ed2ccf4d9bf85fb499d978618efd8d408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5509" name=""/>
                      <pic:cNvPicPr>
                        <a:picLocks noChangeAspect="1"/>
                      </pic:cNvPicPr>
                    </pic:nvPicPr>
                    <pic:blipFill>
                      <a:blip r:embed="rId26"/>
                      <a:stretch>
                        <a:fillRect/>
                      </a:stretch>
                    </pic:blipFill>
                    <pic:spPr>
                      <a:xfrm>
                        <a:off x="0" y="0"/>
                        <a:ext cx="3209511" cy="2381250"/>
                      </a:xfrm>
                      <a:prstGeom prst="rect">
                        <a:avLst/>
                      </a:prstGeom>
                    </pic:spPr>
                  </pic:pic>
                </a:graphicData>
              </a:graphic>
            </wp:inline>
          </w:drawing>
        </w:r>
      </w:del>
    </w:p>
    <w:p w14:paraId="13D37CC0" w14:textId="77777777" w:rsidR="00FA5C19" w:rsidRDefault="006D6C31">
      <w:pPr>
        <w:rPr>
          <w:ins w:id="429" w:author="Lo Yuen San, Sandy (non-empl)" w:date="2019-11-21T22:13:00Z"/>
        </w:rPr>
      </w:pPr>
      <w:ins w:id="430" w:author="Lo Yuen San, Sandy (non-empl)" w:date="2019-11-21T22:13:00Z">
        <w:r>
          <w:rPr>
            <w:noProof/>
          </w:rPr>
          <w:drawing>
            <wp:inline distT="0" distB="0" distL="0" distR="0" wp14:anchorId="5B16CDB1" wp14:editId="14DDEB20">
              <wp:extent cx="5135217" cy="3810000"/>
              <wp:effectExtent l="0" t="0" r="0" b="0"/>
              <wp:docPr id="100034" name="Picture 100034" descr="_scroll_external/attachments/image2019-9-11_14-57-48-a3ac2c7653df34a5a082df20ecd0ed2ccf4d9bf85fb499d978618efd8d408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2715" name=""/>
                      <pic:cNvPicPr>
                        <a:picLocks noChangeAspect="1"/>
                      </pic:cNvPicPr>
                    </pic:nvPicPr>
                    <pic:blipFill>
                      <a:blip r:embed="rId26"/>
                      <a:stretch>
                        <a:fillRect/>
                      </a:stretch>
                    </pic:blipFill>
                    <pic:spPr>
                      <a:xfrm>
                        <a:off x="0" y="0"/>
                        <a:ext cx="5135217" cy="3810000"/>
                      </a:xfrm>
                      <a:prstGeom prst="rect">
                        <a:avLst/>
                      </a:prstGeom>
                    </pic:spPr>
                  </pic:pic>
                </a:graphicData>
              </a:graphic>
            </wp:inline>
          </w:drawing>
        </w:r>
      </w:ins>
    </w:p>
    <w:p w14:paraId="33659D0E" w14:textId="77777777" w:rsidR="00FA5C19" w:rsidRDefault="006D6C31">
      <w:r>
        <w:t>User clients on Save.</w:t>
      </w:r>
    </w:p>
    <w:p w14:paraId="5C46EA9D" w14:textId="77777777" w:rsidR="00FA5C19" w:rsidRDefault="00FA5C19"/>
    <w:p w14:paraId="27A382A5" w14:textId="77777777" w:rsidR="005B63E2" w:rsidRDefault="00046CA5">
      <w:pPr>
        <w:rPr>
          <w:del w:id="431" w:author="Lo Yuen San, Sandy (non-empl)" w:date="2019-11-21T22:13:00Z"/>
        </w:rPr>
      </w:pPr>
      <w:del w:id="432" w:author="Lo Yuen San, Sandy (non-empl)" w:date="2019-11-21T22:13:00Z">
        <w:r>
          <w:rPr>
            <w:noProof/>
          </w:rPr>
          <w:drawing>
            <wp:inline distT="0" distB="0" distL="0" distR="0" wp14:anchorId="2091ECB7" wp14:editId="1932E3E7">
              <wp:extent cx="3324869" cy="2381250"/>
              <wp:effectExtent l="0" t="0" r="0" b="0"/>
              <wp:docPr id="15" name="Picture 15" descr="_scroll_external/attachments/image2019-9-11_14-58-34-60526362e949c3458d1d5b8f5af4a8c0c52ded80553caaa4c6711e4f05de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00494" name=""/>
                      <pic:cNvPicPr>
                        <a:picLocks noChangeAspect="1"/>
                      </pic:cNvPicPr>
                    </pic:nvPicPr>
                    <pic:blipFill>
                      <a:blip r:embed="rId27"/>
                      <a:stretch>
                        <a:fillRect/>
                      </a:stretch>
                    </pic:blipFill>
                    <pic:spPr>
                      <a:xfrm>
                        <a:off x="0" y="0"/>
                        <a:ext cx="3324869" cy="2381250"/>
                      </a:xfrm>
                      <a:prstGeom prst="rect">
                        <a:avLst/>
                      </a:prstGeom>
                    </pic:spPr>
                  </pic:pic>
                </a:graphicData>
              </a:graphic>
            </wp:inline>
          </w:drawing>
        </w:r>
      </w:del>
    </w:p>
    <w:p w14:paraId="46D7C636" w14:textId="77777777" w:rsidR="00FA5C19" w:rsidRDefault="006D6C31">
      <w:pPr>
        <w:rPr>
          <w:ins w:id="433" w:author="Lo Yuen San, Sandy (non-empl)" w:date="2019-11-21T22:13:00Z"/>
        </w:rPr>
      </w:pPr>
      <w:ins w:id="434" w:author="Lo Yuen San, Sandy (non-empl)" w:date="2019-11-21T22:13:00Z">
        <w:r>
          <w:rPr>
            <w:noProof/>
          </w:rPr>
          <w:drawing>
            <wp:inline distT="0" distB="0" distL="0" distR="0" wp14:anchorId="505DC9F7" wp14:editId="3919F9A6">
              <wp:extent cx="5242821" cy="3810000"/>
              <wp:effectExtent l="0" t="0" r="0" b="0"/>
              <wp:docPr id="100035" name="Picture 100035" descr="_scroll_external/attachments/new-deal-input-281b7cafb288ce09c6153217f5070b903c3eeb103049ee39dc20aa7d64e9f7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08896" name=""/>
                      <pic:cNvPicPr>
                        <a:picLocks noChangeAspect="1"/>
                      </pic:cNvPicPr>
                    </pic:nvPicPr>
                    <pic:blipFill>
                      <a:blip r:embed="rId28"/>
                      <a:stretch>
                        <a:fillRect/>
                      </a:stretch>
                    </pic:blipFill>
                    <pic:spPr>
                      <a:xfrm>
                        <a:off x="0" y="0"/>
                        <a:ext cx="5242821" cy="3810000"/>
                      </a:xfrm>
                      <a:prstGeom prst="rect">
                        <a:avLst/>
                      </a:prstGeom>
                    </pic:spPr>
                  </pic:pic>
                </a:graphicData>
              </a:graphic>
            </wp:inline>
          </w:drawing>
        </w:r>
      </w:ins>
    </w:p>
    <w:p w14:paraId="5EDBF063" w14:textId="77777777" w:rsidR="00FA5C19" w:rsidRDefault="006D6C31">
      <w:r>
        <w:t>Once the user clicks Save, the new simulated exposure will be stored.</w:t>
      </w:r>
    </w:p>
    <w:p w14:paraId="36A1FFF3" w14:textId="77777777" w:rsidR="00FA5C19" w:rsidRDefault="00FA5C19"/>
    <w:p w14:paraId="7FE4DC06" w14:textId="77777777" w:rsidR="00FA5C19" w:rsidRDefault="006D6C31">
      <w:r>
        <w:t xml:space="preserve">For a given simulated exposure, </w:t>
      </w:r>
      <w:ins w:id="435" w:author="Lo Yuen San, Sandy (non-empl)" w:date="2019-11-21T22:13:00Z">
        <w:r>
          <w:t xml:space="preserve">repayment </w:t>
        </w:r>
      </w:ins>
      <w:r>
        <w:t>stage details can be edited (loandepo only).</w:t>
      </w:r>
    </w:p>
    <w:p w14:paraId="09D9CEB7" w14:textId="77777777" w:rsidR="005B63E2" w:rsidRDefault="00046CA5">
      <w:pPr>
        <w:rPr>
          <w:del w:id="436" w:author="Lo Yuen San, Sandy (non-empl)" w:date="2019-11-21T22:13:00Z"/>
        </w:rPr>
      </w:pPr>
      <w:del w:id="437" w:author="Lo Yuen San, Sandy (non-empl)" w:date="2019-11-21T22:13:00Z">
        <w:r>
          <w:rPr>
            <w:noProof/>
          </w:rPr>
          <w:drawing>
            <wp:inline distT="0" distB="0" distL="0" distR="0" wp14:anchorId="348B24E1" wp14:editId="5912A1D4">
              <wp:extent cx="5943600" cy="1778819"/>
              <wp:effectExtent l="0" t="0" r="0" b="0"/>
              <wp:docPr id="16" name="Picture 16" descr="_scroll_external/attachments/image2019-9-11_15-9-33-2198c101b43656288c3bc9b95fbd87c77864fb9439c58a271a48603fa3534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7100" name=""/>
                      <pic:cNvPicPr>
                        <a:picLocks noChangeAspect="1"/>
                      </pic:cNvPicPr>
                    </pic:nvPicPr>
                    <pic:blipFill>
                      <a:blip r:embed="rId29"/>
                      <a:stretch>
                        <a:fillRect/>
                      </a:stretch>
                    </pic:blipFill>
                    <pic:spPr>
                      <a:xfrm>
                        <a:off x="0" y="0"/>
                        <a:ext cx="5943600" cy="1778819"/>
                      </a:xfrm>
                      <a:prstGeom prst="rect">
                        <a:avLst/>
                      </a:prstGeom>
                    </pic:spPr>
                  </pic:pic>
                </a:graphicData>
              </a:graphic>
            </wp:inline>
          </w:drawing>
        </w:r>
      </w:del>
    </w:p>
    <w:p w14:paraId="03DBF1C4" w14:textId="77777777" w:rsidR="00FA5C19" w:rsidRDefault="006D6C31">
      <w:pPr>
        <w:rPr>
          <w:ins w:id="438" w:author="Lo Yuen San, Sandy (non-empl)" w:date="2019-11-21T22:13:00Z"/>
        </w:rPr>
      </w:pPr>
      <w:ins w:id="439" w:author="Lo Yuen San, Sandy (non-empl)" w:date="2019-11-21T22:13:00Z">
        <w:r>
          <w:rPr>
            <w:noProof/>
          </w:rPr>
          <w:drawing>
            <wp:inline distT="0" distB="0" distL="0" distR="0" wp14:anchorId="3AD736E8" wp14:editId="6D62238B">
              <wp:extent cx="5943600" cy="1778819"/>
              <wp:effectExtent l="0" t="0" r="0" b="0"/>
              <wp:docPr id="100036" name="Picture 100036" descr="_scroll_external/attachments/image2019-9-11_15-9-33-2198c101b43656288c3bc9b95fbd87c77864fb9439c58a271a48603fa3534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24155" name=""/>
                      <pic:cNvPicPr>
                        <a:picLocks noChangeAspect="1"/>
                      </pic:cNvPicPr>
                    </pic:nvPicPr>
                    <pic:blipFill>
                      <a:blip r:embed="rId29"/>
                      <a:stretch>
                        <a:fillRect/>
                      </a:stretch>
                    </pic:blipFill>
                    <pic:spPr>
                      <a:xfrm>
                        <a:off x="0" y="0"/>
                        <a:ext cx="5943600" cy="1778819"/>
                      </a:xfrm>
                      <a:prstGeom prst="rect">
                        <a:avLst/>
                      </a:prstGeom>
                    </pic:spPr>
                  </pic:pic>
                </a:graphicData>
              </a:graphic>
            </wp:inline>
          </w:drawing>
        </w:r>
      </w:ins>
    </w:p>
    <w:p w14:paraId="27D690EB" w14:textId="77777777" w:rsidR="00FA5C19" w:rsidRDefault="00FA5C19"/>
    <w:p w14:paraId="6D82615C" w14:textId="77777777" w:rsidR="00FA5C19" w:rsidRDefault="006D6C31">
      <w:r>
        <w:t>Also, for simulated exposures, user can enter imported cashflows (loandepo and security only).</w:t>
      </w:r>
    </w:p>
    <w:p w14:paraId="3DDDE608" w14:textId="77777777" w:rsidR="005B63E2" w:rsidRDefault="00046CA5">
      <w:pPr>
        <w:rPr>
          <w:del w:id="440" w:author="Lo Yuen San, Sandy (non-empl)" w:date="2019-11-21T22:13:00Z"/>
        </w:rPr>
      </w:pPr>
      <w:del w:id="441" w:author="Lo Yuen San, Sandy (non-empl)" w:date="2019-11-21T22:13:00Z">
        <w:r>
          <w:rPr>
            <w:noProof/>
          </w:rPr>
          <w:drawing>
            <wp:inline distT="0" distB="0" distL="0" distR="0" wp14:anchorId="68FA6D5A" wp14:editId="6A41F839">
              <wp:extent cx="5943600" cy="2367947"/>
              <wp:effectExtent l="0" t="0" r="0" b="0"/>
              <wp:docPr id="17" name="Picture 17" descr="_scroll_external/attachments/image2019-9-11_15-16-51-816a171c2f398566aaa2ea88a9e7e2e387cf91710eeebd2ecf14118d2af87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64335" name=""/>
                      <pic:cNvPicPr>
                        <a:picLocks noChangeAspect="1"/>
                      </pic:cNvPicPr>
                    </pic:nvPicPr>
                    <pic:blipFill>
                      <a:blip r:embed="rId30"/>
                      <a:stretch>
                        <a:fillRect/>
                      </a:stretch>
                    </pic:blipFill>
                    <pic:spPr>
                      <a:xfrm>
                        <a:off x="0" y="0"/>
                        <a:ext cx="5943600" cy="2367947"/>
                      </a:xfrm>
                      <a:prstGeom prst="rect">
                        <a:avLst/>
                      </a:prstGeom>
                    </pic:spPr>
                  </pic:pic>
                </a:graphicData>
              </a:graphic>
            </wp:inline>
          </w:drawing>
        </w:r>
      </w:del>
    </w:p>
    <w:p w14:paraId="04CE920F" w14:textId="77777777" w:rsidR="00FA5C19" w:rsidRDefault="006D6C31">
      <w:pPr>
        <w:rPr>
          <w:ins w:id="442" w:author="Lo Yuen San, Sandy (non-empl)" w:date="2019-11-21T22:13:00Z"/>
        </w:rPr>
      </w:pPr>
      <w:ins w:id="443" w:author="Lo Yuen San, Sandy (non-empl)" w:date="2019-11-21T22:13:00Z">
        <w:r>
          <w:rPr>
            <w:noProof/>
          </w:rPr>
          <w:drawing>
            <wp:inline distT="0" distB="0" distL="0" distR="0" wp14:anchorId="7FDC9D70" wp14:editId="4D90BFC2">
              <wp:extent cx="5943600" cy="2367947"/>
              <wp:effectExtent l="0" t="0" r="0" b="0"/>
              <wp:docPr id="100037" name="Picture 100037" descr="_scroll_external/attachments/image2019-9-11_15-16-51-816a171c2f398566aaa2ea88a9e7e2e387cf91710eeebd2ecf14118d2af87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99609" name=""/>
                      <pic:cNvPicPr>
                        <a:picLocks noChangeAspect="1"/>
                      </pic:cNvPicPr>
                    </pic:nvPicPr>
                    <pic:blipFill>
                      <a:blip r:embed="rId30"/>
                      <a:stretch>
                        <a:fillRect/>
                      </a:stretch>
                    </pic:blipFill>
                    <pic:spPr>
                      <a:xfrm>
                        <a:off x="0" y="0"/>
                        <a:ext cx="5943600" cy="2367947"/>
                      </a:xfrm>
                      <a:prstGeom prst="rect">
                        <a:avLst/>
                      </a:prstGeom>
                    </pic:spPr>
                  </pic:pic>
                </a:graphicData>
              </a:graphic>
            </wp:inline>
          </w:drawing>
        </w:r>
      </w:ins>
    </w:p>
    <w:p w14:paraId="03C5F210" w14:textId="77777777" w:rsidR="00FA5C19" w:rsidRDefault="006D6C31">
      <w:r>
        <w:t>User has the option to add imported cashflows manually or upload in CSV format.</w:t>
      </w:r>
    </w:p>
    <w:p w14:paraId="5BE41485" w14:textId="77777777" w:rsidR="00FA5C19" w:rsidRDefault="006D6C31">
      <w:r>
        <w:t>Once user saves the deal, Current Rating and Current Stage is computed and updated on the UI.</w:t>
      </w:r>
    </w:p>
    <w:p w14:paraId="57F421CF" w14:textId="77777777" w:rsidR="005B63E2" w:rsidRDefault="00046CA5">
      <w:pPr>
        <w:rPr>
          <w:del w:id="444" w:author="Lo Yuen San, Sandy (non-empl)" w:date="2019-11-21T22:13:00Z"/>
        </w:rPr>
      </w:pPr>
      <w:del w:id="445" w:author="Lo Yuen San, Sandy (non-empl)" w:date="2019-11-21T22:13:00Z">
        <w:r>
          <w:rPr>
            <w:noProof/>
          </w:rPr>
          <w:drawing>
            <wp:inline distT="0" distB="0" distL="0" distR="0" wp14:anchorId="451948DF" wp14:editId="760D7337">
              <wp:extent cx="5746523" cy="2381250"/>
              <wp:effectExtent l="0" t="0" r="0" b="0"/>
              <wp:docPr id="18" name="Picture 18" descr="_scroll_external/attachments/image2019-9-11_11-38-19-0f8437f4624f52b1dd40b450cf62bbf59905cd60666b969eed93520dd126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14095" name=""/>
                      <pic:cNvPicPr>
                        <a:picLocks noChangeAspect="1"/>
                      </pic:cNvPicPr>
                    </pic:nvPicPr>
                    <pic:blipFill>
                      <a:blip r:embed="rId22"/>
                      <a:stretch>
                        <a:fillRect/>
                      </a:stretch>
                    </pic:blipFill>
                    <pic:spPr>
                      <a:xfrm>
                        <a:off x="0" y="0"/>
                        <a:ext cx="5746523" cy="2381250"/>
                      </a:xfrm>
                      <a:prstGeom prst="rect">
                        <a:avLst/>
                      </a:prstGeom>
                    </pic:spPr>
                  </pic:pic>
                </a:graphicData>
              </a:graphic>
            </wp:inline>
          </w:drawing>
        </w:r>
      </w:del>
    </w:p>
    <w:p w14:paraId="4BC1E6D4" w14:textId="77777777" w:rsidR="00FA5C19" w:rsidRDefault="006D6C31">
      <w:pPr>
        <w:rPr>
          <w:ins w:id="446" w:author="Lo Yuen San, Sandy (non-empl)" w:date="2019-11-21T22:13:00Z"/>
        </w:rPr>
      </w:pPr>
      <w:ins w:id="447" w:author="Lo Yuen San, Sandy (non-empl)" w:date="2019-11-21T22:13:00Z">
        <w:r>
          <w:rPr>
            <w:noProof/>
          </w:rPr>
          <w:drawing>
            <wp:inline distT="0" distB="0" distL="0" distR="0" wp14:anchorId="7D0A0DDF" wp14:editId="05C31ED3">
              <wp:extent cx="5943600" cy="2462915"/>
              <wp:effectExtent l="0" t="0" r="0" b="0"/>
              <wp:docPr id="100038" name="Picture 100038" descr="_scroll_external/attachments/image2019-9-11_11-38-19-0f8437f4624f52b1dd40b450cf62bbf59905cd60666b969eed93520dd126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96167" name=""/>
                      <pic:cNvPicPr>
                        <a:picLocks noChangeAspect="1"/>
                      </pic:cNvPicPr>
                    </pic:nvPicPr>
                    <pic:blipFill>
                      <a:blip r:embed="rId22"/>
                      <a:stretch>
                        <a:fillRect/>
                      </a:stretch>
                    </pic:blipFill>
                    <pic:spPr>
                      <a:xfrm>
                        <a:off x="0" y="0"/>
                        <a:ext cx="5943600" cy="2462915"/>
                      </a:xfrm>
                      <a:prstGeom prst="rect">
                        <a:avLst/>
                      </a:prstGeom>
                    </pic:spPr>
                  </pic:pic>
                </a:graphicData>
              </a:graphic>
            </wp:inline>
          </w:drawing>
        </w:r>
      </w:ins>
    </w:p>
    <w:p w14:paraId="68C12AAE" w14:textId="77777777" w:rsidR="00FA5C19" w:rsidRDefault="006D6C31">
      <w:r>
        <w:t>User has the ability to search deals by entering the keywords.</w:t>
      </w:r>
    </w:p>
    <w:p w14:paraId="558F42FB" w14:textId="77777777" w:rsidR="00FA5C19" w:rsidRDefault="006D6C31">
      <w:r>
        <w:t>The keywords they entered will be checked against the deal attributes shown on the UI.</w:t>
      </w:r>
    </w:p>
    <w:p w14:paraId="740974FE" w14:textId="77777777" w:rsidR="00FA5C19" w:rsidRDefault="00FA5C19"/>
    <w:p w14:paraId="29DA1E00" w14:textId="77777777" w:rsidR="00FA5C19" w:rsidRDefault="006D6C31">
      <w:r>
        <w:t>Once user finalizes the deal entry, user clicks Next. Tool takes the user to CRM allocation screen.</w:t>
      </w:r>
    </w:p>
    <w:p w14:paraId="29E57D71" w14:textId="77777777" w:rsidR="00492C7C" w:rsidRDefault="00492C7C" w:rsidP="00492C7C">
      <w:pPr>
        <w:rPr>
          <w:ins w:id="448" w:author="Chung Chi Lee" w:date="2020-04-01T11:41:00Z"/>
          <w:lang w:eastAsia="zh-TW"/>
        </w:rPr>
      </w:pPr>
      <w:ins w:id="449" w:author="Chung Chi Lee" w:date="2020-04-01T11:41:00Z">
        <w:r w:rsidRPr="00E15CFB">
          <w:rPr>
            <w:rFonts w:hint="eastAsia"/>
            <w:highlight w:val="yellow"/>
            <w:lang w:eastAsia="zh-TW"/>
          </w:rPr>
          <w:t>T</w:t>
        </w:r>
        <w:r w:rsidRPr="00E15CFB">
          <w:rPr>
            <w:highlight w:val="yellow"/>
            <w:lang w:eastAsia="zh-TW"/>
          </w:rPr>
          <w:t xml:space="preserve">he original currency </w:t>
        </w:r>
        <w:r>
          <w:rPr>
            <w:highlight w:val="yellow"/>
            <w:lang w:eastAsia="zh-TW"/>
          </w:rPr>
          <w:t xml:space="preserve">amount and code, </w:t>
        </w:r>
        <w:r w:rsidRPr="00E15CFB">
          <w:rPr>
            <w:highlight w:val="yellow"/>
            <w:lang w:eastAsia="zh-TW"/>
          </w:rPr>
          <w:t>and the HKD equivalent should be shown.</w:t>
        </w:r>
      </w:ins>
    </w:p>
    <w:p w14:paraId="2FBDA4DE" w14:textId="77777777" w:rsidR="005B63E2" w:rsidRDefault="00046CA5">
      <w:pPr>
        <w:rPr>
          <w:del w:id="450" w:author="Lo Yuen San, Sandy (non-empl)" w:date="2019-11-21T22:13:00Z"/>
        </w:rPr>
      </w:pPr>
      <w:del w:id="451" w:author="Lo Yuen San, Sandy (non-empl)" w:date="2019-11-21T22:13:00Z">
        <w:r>
          <w:rPr>
            <w:noProof/>
          </w:rPr>
          <w:drawing>
            <wp:inline distT="0" distB="0" distL="0" distR="0" wp14:anchorId="29822D0A" wp14:editId="0206AECE">
              <wp:extent cx="5308694" cy="2381250"/>
              <wp:effectExtent l="0" t="0" r="0" b="0"/>
              <wp:docPr id="19" name="Picture 19" descr="_scroll_external/attachments/image2019-9-11_16-17-16-8baf908a9ee3d62f5b791606fa31c05191f6686da85818f7f1fdb7e8351e9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7818" name=""/>
                      <pic:cNvPicPr>
                        <a:picLocks noChangeAspect="1"/>
                      </pic:cNvPicPr>
                    </pic:nvPicPr>
                    <pic:blipFill>
                      <a:blip r:embed="rId31"/>
                      <a:stretch>
                        <a:fillRect/>
                      </a:stretch>
                    </pic:blipFill>
                    <pic:spPr>
                      <a:xfrm>
                        <a:off x="0" y="0"/>
                        <a:ext cx="5308694" cy="2381250"/>
                      </a:xfrm>
                      <a:prstGeom prst="rect">
                        <a:avLst/>
                      </a:prstGeom>
                    </pic:spPr>
                  </pic:pic>
                </a:graphicData>
              </a:graphic>
            </wp:inline>
          </w:drawing>
        </w:r>
      </w:del>
    </w:p>
    <w:p w14:paraId="196A9B56" w14:textId="77777777" w:rsidR="00FA5C19" w:rsidRDefault="00FA5C19">
      <w:pPr>
        <w:rPr>
          <w:ins w:id="452" w:author="Lo Yuen San, Sandy (non-empl)" w:date="2019-11-21T22:13:00Z"/>
        </w:rPr>
      </w:pPr>
    </w:p>
    <w:p w14:paraId="29D5FF0C" w14:textId="77777777" w:rsidR="00FA5C19" w:rsidRDefault="006D6C31">
      <w:pPr>
        <w:rPr>
          <w:ins w:id="453" w:author="Lo Yuen San, Sandy (non-empl)" w:date="2019-11-21T22:13:00Z"/>
        </w:rPr>
      </w:pPr>
      <w:ins w:id="454" w:author="Lo Yuen San, Sandy (non-empl)" w:date="2019-11-21T22:13:00Z">
        <w:r>
          <w:rPr>
            <w:noProof/>
          </w:rPr>
          <w:drawing>
            <wp:inline distT="0" distB="0" distL="0" distR="0" wp14:anchorId="556CC3F7" wp14:editId="48A6BE3D">
              <wp:extent cx="5943600" cy="3209371"/>
              <wp:effectExtent l="0" t="0" r="0" b="0"/>
              <wp:docPr id="100039" name="Picture 100039" descr="_scroll_external/attachments/image2019-10-29_15-17-36-1b7bf3225234143ff18c03dd7a1a3ab45d420d5394e53cfc46f450d3cb1c7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8027" name=""/>
                      <pic:cNvPicPr>
                        <a:picLocks noChangeAspect="1"/>
                      </pic:cNvPicPr>
                    </pic:nvPicPr>
                    <pic:blipFill>
                      <a:blip r:embed="rId32"/>
                      <a:stretch>
                        <a:fillRect/>
                      </a:stretch>
                    </pic:blipFill>
                    <pic:spPr>
                      <a:xfrm>
                        <a:off x="0" y="0"/>
                        <a:ext cx="5943600" cy="3209371"/>
                      </a:xfrm>
                      <a:prstGeom prst="rect">
                        <a:avLst/>
                      </a:prstGeom>
                    </pic:spPr>
                  </pic:pic>
                </a:graphicData>
              </a:graphic>
            </wp:inline>
          </w:drawing>
        </w:r>
      </w:ins>
    </w:p>
    <w:p w14:paraId="11A629CE" w14:textId="77777777" w:rsidR="00FA5C19" w:rsidRDefault="00FA5C19"/>
    <w:p w14:paraId="2E9E9163" w14:textId="61945A91" w:rsidR="00FA5C19" w:rsidRDefault="006D6C31">
      <w:r>
        <w:t>All amounts on this screen is shown in HKD</w:t>
      </w:r>
      <w:ins w:id="455" w:author="Chung Chi Lee" w:date="2020-04-01T11:36:00Z">
        <w:r w:rsidR="00A1569D">
          <w:t xml:space="preserve"> </w:t>
        </w:r>
        <w:r w:rsidR="00A1569D" w:rsidRPr="00A1569D">
          <w:rPr>
            <w:highlight w:val="yellow"/>
            <w:rPrChange w:id="456" w:author="Chung Chi Lee" w:date="2020-04-01T11:36:00Z">
              <w:rPr/>
            </w:rPrChange>
          </w:rPr>
          <w:t>as well as in the original currency</w:t>
        </w:r>
      </w:ins>
      <w:ins w:id="457" w:author="Chung Chi Lee" w:date="2020-04-01T11:37:00Z">
        <w:r w:rsidR="00A1569D" w:rsidRPr="00A1569D">
          <w:rPr>
            <w:highlight w:val="yellow"/>
            <w:rPrChange w:id="458" w:author="Chung Chi Lee" w:date="2020-04-01T11:38:00Z">
              <w:rPr/>
            </w:rPrChange>
          </w:rPr>
          <w:t xml:space="preserve">; the </w:t>
        </w:r>
      </w:ins>
      <w:ins w:id="459" w:author="Chung Chi Lee" w:date="2020-04-01T11:38:00Z">
        <w:r w:rsidR="00A1569D" w:rsidRPr="00A1569D">
          <w:rPr>
            <w:highlight w:val="yellow"/>
            <w:rPrChange w:id="460" w:author="Chung Chi Lee" w:date="2020-04-01T11:38:00Z">
              <w:rPr/>
            </w:rPrChange>
          </w:rPr>
          <w:t xml:space="preserve">original </w:t>
        </w:r>
      </w:ins>
      <w:ins w:id="461" w:author="Chung Chi Lee" w:date="2020-04-01T11:37:00Z">
        <w:r w:rsidR="00A1569D" w:rsidRPr="00A1569D">
          <w:rPr>
            <w:highlight w:val="yellow"/>
            <w:rPrChange w:id="462" w:author="Chung Chi Lee" w:date="2020-04-01T11:38:00Z">
              <w:rPr/>
            </w:rPrChange>
          </w:rPr>
          <w:t>currency code should also be shown</w:t>
        </w:r>
      </w:ins>
      <w:ins w:id="463" w:author="Chung Chi Lee" w:date="2020-04-01T11:36:00Z">
        <w:r w:rsidR="00A1569D" w:rsidRPr="00A1569D">
          <w:rPr>
            <w:highlight w:val="yellow"/>
            <w:rPrChange w:id="464" w:author="Chung Chi Lee" w:date="2020-04-01T11:38:00Z">
              <w:rPr/>
            </w:rPrChange>
          </w:rPr>
          <w:t>.</w:t>
        </w:r>
      </w:ins>
      <w:del w:id="465" w:author="Chung Chi Lee" w:date="2020-04-01T11:36:00Z">
        <w:r w:rsidDel="00A1569D">
          <w:delText>.</w:delText>
        </w:r>
      </w:del>
    </w:p>
    <w:p w14:paraId="143C5CBB" w14:textId="77777777" w:rsidR="00FA5C19" w:rsidRDefault="006D6C31">
      <w:r>
        <w:t>On this screen user can:</w:t>
      </w:r>
    </w:p>
    <w:p w14:paraId="6ABE3CA3" w14:textId="77777777" w:rsidR="00FA5C19" w:rsidRDefault="006D6C31">
      <w:pPr>
        <w:numPr>
          <w:ilvl w:val="0"/>
          <w:numId w:val="30"/>
        </w:numPr>
        <w:pPrChange w:id="466" w:author="Lo Yuen San, Sandy (non-empl)" w:date="2019-11-21T22:13:00Z">
          <w:pPr>
            <w:numPr>
              <w:numId w:val="25"/>
            </w:numPr>
            <w:tabs>
              <w:tab w:val="num" w:pos="360"/>
            </w:tabs>
            <w:ind w:left="360" w:hanging="360"/>
          </w:pPr>
        </w:pPrChange>
      </w:pPr>
      <w:r>
        <w:t>View list of exposures (existing and simulated exposures entered earlier)</w:t>
      </w:r>
    </w:p>
    <w:p w14:paraId="1F2916BA" w14:textId="77777777" w:rsidR="00FA5C19" w:rsidRDefault="006D6C31">
      <w:pPr>
        <w:numPr>
          <w:ilvl w:val="0"/>
          <w:numId w:val="30"/>
        </w:numPr>
        <w:pPrChange w:id="467" w:author="Lo Yuen San, Sandy (non-empl)" w:date="2019-11-21T22:13:00Z">
          <w:pPr>
            <w:numPr>
              <w:numId w:val="25"/>
            </w:numPr>
            <w:tabs>
              <w:tab w:val="num" w:pos="360"/>
            </w:tabs>
            <w:ind w:left="360" w:hanging="360"/>
          </w:pPr>
        </w:pPrChange>
      </w:pPr>
      <w:r>
        <w:t>View List of CRMs (existing and simulated)</w:t>
      </w:r>
    </w:p>
    <w:p w14:paraId="0659AB6D" w14:textId="77777777" w:rsidR="00FA5C19" w:rsidRDefault="006D6C31">
      <w:pPr>
        <w:numPr>
          <w:ilvl w:val="0"/>
          <w:numId w:val="30"/>
        </w:numPr>
        <w:pPrChange w:id="468" w:author="Lo Yuen San, Sandy (non-empl)" w:date="2019-11-21T22:13:00Z">
          <w:pPr>
            <w:numPr>
              <w:numId w:val="25"/>
            </w:numPr>
            <w:tabs>
              <w:tab w:val="num" w:pos="360"/>
            </w:tabs>
            <w:ind w:left="360" w:hanging="360"/>
          </w:pPr>
        </w:pPrChange>
      </w:pPr>
      <w:r>
        <w:t>Enter a simulated CRM</w:t>
      </w:r>
    </w:p>
    <w:p w14:paraId="39121D82" w14:textId="77777777" w:rsidR="00FA5C19" w:rsidRDefault="006D6C31">
      <w:pPr>
        <w:numPr>
          <w:ilvl w:val="0"/>
          <w:numId w:val="30"/>
        </w:numPr>
        <w:pPrChange w:id="469" w:author="Lo Yuen San, Sandy (non-empl)" w:date="2019-11-21T22:13:00Z">
          <w:pPr>
            <w:numPr>
              <w:numId w:val="25"/>
            </w:numPr>
            <w:tabs>
              <w:tab w:val="num" w:pos="360"/>
            </w:tabs>
            <w:ind w:left="360" w:hanging="360"/>
          </w:pPr>
        </w:pPrChange>
      </w:pPr>
      <w:r>
        <w:t>View list of existing and simulated CRM Allocation</w:t>
      </w:r>
    </w:p>
    <w:p w14:paraId="0702E4D0" w14:textId="77777777" w:rsidR="00FA5C19" w:rsidRDefault="006D6C31">
      <w:pPr>
        <w:numPr>
          <w:ilvl w:val="0"/>
          <w:numId w:val="30"/>
        </w:numPr>
        <w:pPrChange w:id="470" w:author="Lo Yuen San, Sandy (non-empl)" w:date="2019-11-21T22:13:00Z">
          <w:pPr>
            <w:numPr>
              <w:numId w:val="25"/>
            </w:numPr>
            <w:tabs>
              <w:tab w:val="num" w:pos="360"/>
            </w:tabs>
            <w:ind w:left="360" w:hanging="360"/>
          </w:pPr>
        </w:pPrChange>
      </w:pPr>
      <w:r>
        <w:t>Enter a simulated CRM Allocation</w:t>
      </w:r>
    </w:p>
    <w:p w14:paraId="1510B836" w14:textId="77777777" w:rsidR="00FA5C19" w:rsidRDefault="00C83160" w:rsidP="00C83160">
      <w:pPr>
        <w:pStyle w:val="Heading2"/>
      </w:pPr>
      <w:r>
        <w:t>Risk Mitigant</w:t>
      </w:r>
    </w:p>
    <w:p w14:paraId="3D77AF62" w14:textId="77777777" w:rsidR="00FA5C19" w:rsidRDefault="006D6C31">
      <w:r>
        <w:t>User can add a Collateral or Guarantee by clicking on Create on Risk Mitigants panel.</w:t>
      </w:r>
    </w:p>
    <w:p w14:paraId="33900C2F" w14:textId="77777777" w:rsidR="005B63E2" w:rsidRDefault="00046CA5">
      <w:pPr>
        <w:rPr>
          <w:del w:id="471" w:author="Lo Yuen San, Sandy (non-empl)" w:date="2019-11-21T22:13:00Z"/>
        </w:rPr>
      </w:pPr>
      <w:del w:id="472" w:author="Lo Yuen San, Sandy (non-empl)" w:date="2019-11-21T22:13:00Z">
        <w:r>
          <w:rPr>
            <w:noProof/>
          </w:rPr>
          <w:drawing>
            <wp:inline distT="0" distB="0" distL="0" distR="0" wp14:anchorId="3FDCFD08" wp14:editId="1BE3F1B4">
              <wp:extent cx="2066925" cy="1914525"/>
              <wp:effectExtent l="0" t="0" r="0" b="0"/>
              <wp:docPr id="21" name="Picture 21" descr="_scroll_external/attachments/image2019-9-11_16-27-29-98eaa0b70feb8dc0ff857c3de888d35a49a85aa81b0064792689caf403dd6a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1333" name=""/>
                      <pic:cNvPicPr>
                        <a:picLocks noChangeAspect="1"/>
                      </pic:cNvPicPr>
                    </pic:nvPicPr>
                    <pic:blipFill>
                      <a:blip r:embed="rId33"/>
                      <a:stretch>
                        <a:fillRect/>
                      </a:stretch>
                    </pic:blipFill>
                    <pic:spPr>
                      <a:xfrm>
                        <a:off x="0" y="0"/>
                        <a:ext cx="2066925" cy="1914525"/>
                      </a:xfrm>
                      <a:prstGeom prst="rect">
                        <a:avLst/>
                      </a:prstGeom>
                    </pic:spPr>
                  </pic:pic>
                </a:graphicData>
              </a:graphic>
            </wp:inline>
          </w:drawing>
        </w:r>
      </w:del>
    </w:p>
    <w:p w14:paraId="383028CA" w14:textId="77777777" w:rsidR="00FA5C19" w:rsidRDefault="006D6C31">
      <w:pPr>
        <w:rPr>
          <w:ins w:id="473" w:author="Lo Yuen San, Sandy (non-empl)" w:date="2019-11-21T22:13:00Z"/>
        </w:rPr>
      </w:pPr>
      <w:ins w:id="474" w:author="Lo Yuen San, Sandy (non-empl)" w:date="2019-11-21T22:13:00Z">
        <w:r>
          <w:rPr>
            <w:noProof/>
          </w:rPr>
          <w:drawing>
            <wp:inline distT="0" distB="0" distL="0" distR="0" wp14:anchorId="12BC390C" wp14:editId="59E52CBE">
              <wp:extent cx="2570802" cy="2381250"/>
              <wp:effectExtent l="0" t="0" r="0" b="0"/>
              <wp:docPr id="100040" name="Picture 100040" descr="_scroll_external/attachments/image2019-9-11_16-27-29-98eaa0b70feb8dc0ff857c3de888d35a49a85aa81b0064792689caf403dd6a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70683" name=""/>
                      <pic:cNvPicPr>
                        <a:picLocks noChangeAspect="1"/>
                      </pic:cNvPicPr>
                    </pic:nvPicPr>
                    <pic:blipFill>
                      <a:blip r:embed="rId33"/>
                      <a:stretch>
                        <a:fillRect/>
                      </a:stretch>
                    </pic:blipFill>
                    <pic:spPr>
                      <a:xfrm>
                        <a:off x="0" y="0"/>
                        <a:ext cx="2570802" cy="2381250"/>
                      </a:xfrm>
                      <a:prstGeom prst="rect">
                        <a:avLst/>
                      </a:prstGeom>
                    </pic:spPr>
                  </pic:pic>
                </a:graphicData>
              </a:graphic>
            </wp:inline>
          </w:drawing>
        </w:r>
      </w:ins>
    </w:p>
    <w:p w14:paraId="2A998C53" w14:textId="77777777" w:rsidR="00FA5C19" w:rsidRDefault="00FA5C19"/>
    <w:p w14:paraId="5FA915CE" w14:textId="77777777" w:rsidR="00FA5C19" w:rsidRDefault="006D6C31">
      <w:r>
        <w:t>For Collateral, user then defines the fields.</w:t>
      </w:r>
    </w:p>
    <w:p w14:paraId="74B66EE0" w14:textId="77777777" w:rsidR="005B63E2" w:rsidRDefault="00046CA5">
      <w:pPr>
        <w:rPr>
          <w:del w:id="475" w:author="Lo Yuen San, Sandy (non-empl)" w:date="2019-11-21T22:13:00Z"/>
        </w:rPr>
      </w:pPr>
      <w:del w:id="476" w:author="Lo Yuen San, Sandy (non-empl)" w:date="2019-11-21T22:13:00Z">
        <w:r>
          <w:rPr>
            <w:noProof/>
          </w:rPr>
          <w:drawing>
            <wp:inline distT="0" distB="0" distL="0" distR="0" wp14:anchorId="47F25562" wp14:editId="36C25AB5">
              <wp:extent cx="3201547" cy="2381250"/>
              <wp:effectExtent l="0" t="0" r="0" b="0"/>
              <wp:docPr id="23" name="Picture 23" descr="_scroll_external/attachments/image2019-9-11_16-32-12-010da7bcd781c04248d651f71fa03fbdd2930e0c13afc35ecac7f98c5677e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40075" name=""/>
                      <pic:cNvPicPr>
                        <a:picLocks noChangeAspect="1"/>
                      </pic:cNvPicPr>
                    </pic:nvPicPr>
                    <pic:blipFill>
                      <a:blip r:embed="rId34"/>
                      <a:stretch>
                        <a:fillRect/>
                      </a:stretch>
                    </pic:blipFill>
                    <pic:spPr>
                      <a:xfrm>
                        <a:off x="0" y="0"/>
                        <a:ext cx="3201547" cy="2381250"/>
                      </a:xfrm>
                      <a:prstGeom prst="rect">
                        <a:avLst/>
                      </a:prstGeom>
                    </pic:spPr>
                  </pic:pic>
                </a:graphicData>
              </a:graphic>
            </wp:inline>
          </w:drawing>
        </w:r>
      </w:del>
    </w:p>
    <w:p w14:paraId="15C88EEC" w14:textId="77777777" w:rsidR="00FA5C19" w:rsidRDefault="006D6C31">
      <w:pPr>
        <w:rPr>
          <w:ins w:id="477" w:author="Lo Yuen San, Sandy (non-empl)" w:date="2019-11-21T22:13:00Z"/>
        </w:rPr>
      </w:pPr>
      <w:ins w:id="478" w:author="Lo Yuen San, Sandy (non-empl)" w:date="2019-11-21T22:13:00Z">
        <w:r>
          <w:rPr>
            <w:noProof/>
          </w:rPr>
          <w:drawing>
            <wp:inline distT="0" distB="0" distL="0" distR="0" wp14:anchorId="591E9DE1" wp14:editId="069BAF90">
              <wp:extent cx="5122475" cy="3810000"/>
              <wp:effectExtent l="0" t="0" r="0" b="0"/>
              <wp:docPr id="100041" name="Picture 100041" descr="_scroll_external/attachments/image2019-9-11_16-32-12-010da7bcd781c04248d651f71fa03fbdd2930e0c13afc35ecac7f98c5677e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69200" name=""/>
                      <pic:cNvPicPr>
                        <a:picLocks noChangeAspect="1"/>
                      </pic:cNvPicPr>
                    </pic:nvPicPr>
                    <pic:blipFill>
                      <a:blip r:embed="rId34"/>
                      <a:stretch>
                        <a:fillRect/>
                      </a:stretch>
                    </pic:blipFill>
                    <pic:spPr>
                      <a:xfrm>
                        <a:off x="0" y="0"/>
                        <a:ext cx="5122475" cy="3810000"/>
                      </a:xfrm>
                      <a:prstGeom prst="rect">
                        <a:avLst/>
                      </a:prstGeom>
                    </pic:spPr>
                  </pic:pic>
                </a:graphicData>
              </a:graphic>
            </wp:inline>
          </w:drawing>
        </w:r>
      </w:ins>
    </w:p>
    <w:p w14:paraId="4A1FBDD7" w14:textId="77777777" w:rsidR="00FA5C19" w:rsidRDefault="00FA5C19">
      <w:pPr>
        <w:rPr>
          <w:ins w:id="479" w:author="Lo Yuen San, Sandy (non-empl)" w:date="2019-11-21T22:13:00Z"/>
        </w:rPr>
      </w:pPr>
    </w:p>
    <w:p w14:paraId="3EC2AD3C" w14:textId="77777777" w:rsidR="00FA5C19" w:rsidRDefault="006D6C31">
      <w:pPr>
        <w:rPr>
          <w:ins w:id="480" w:author="Lo Yuen San, Sandy (non-empl)" w:date="2019-11-21T22:13:00Z"/>
        </w:rPr>
      </w:pPr>
      <w:ins w:id="481" w:author="Lo Yuen San, Sandy (non-empl)" w:date="2019-11-21T22:13:00Z">
        <w:r>
          <w:t>If link to borrower is selected, do not need to select related contract</w:t>
        </w:r>
      </w:ins>
    </w:p>
    <w:p w14:paraId="4D7C9F41" w14:textId="77777777" w:rsidR="00FA5C19" w:rsidRDefault="006D6C31">
      <w:pPr>
        <w:rPr>
          <w:ins w:id="482" w:author="Lo Yuen San, Sandy (non-empl)" w:date="2019-11-21T22:13:00Z"/>
        </w:rPr>
      </w:pPr>
      <w:ins w:id="483" w:author="Lo Yuen San, Sandy (non-empl)" w:date="2019-11-21T22:13:00Z">
        <w:r>
          <w:rPr>
            <w:noProof/>
          </w:rPr>
          <w:drawing>
            <wp:inline distT="0" distB="0" distL="0" distR="0" wp14:anchorId="1DAACD3B" wp14:editId="3C900077">
              <wp:extent cx="5589728" cy="3810000"/>
              <wp:effectExtent l="0" t="0" r="0" b="0"/>
              <wp:docPr id="100042" name="Picture 100042" descr="_scroll_external/attachments/image2019-10-29_15-33-31-a3ffb4c1aa285855b10cddcc38c20cb1d6fb0f58b4527a5489fd9132c16315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57193" name=""/>
                      <pic:cNvPicPr>
                        <a:picLocks noChangeAspect="1"/>
                      </pic:cNvPicPr>
                    </pic:nvPicPr>
                    <pic:blipFill>
                      <a:blip r:embed="rId35"/>
                      <a:stretch>
                        <a:fillRect/>
                      </a:stretch>
                    </pic:blipFill>
                    <pic:spPr>
                      <a:xfrm>
                        <a:off x="0" y="0"/>
                        <a:ext cx="5589728" cy="3810000"/>
                      </a:xfrm>
                      <a:prstGeom prst="rect">
                        <a:avLst/>
                      </a:prstGeom>
                    </pic:spPr>
                  </pic:pic>
                </a:graphicData>
              </a:graphic>
            </wp:inline>
          </w:drawing>
        </w:r>
      </w:ins>
    </w:p>
    <w:p w14:paraId="40F64CE4" w14:textId="77777777" w:rsidR="00FA5C19" w:rsidRDefault="00FA5C19"/>
    <w:p w14:paraId="43F09D38" w14:textId="77777777" w:rsidR="00FA5C19" w:rsidRDefault="006D6C31">
      <w:r>
        <w:t>For Guarantee, user can define the fields.</w:t>
      </w:r>
    </w:p>
    <w:p w14:paraId="00CC57BF" w14:textId="77777777" w:rsidR="005B63E2" w:rsidRDefault="00046CA5">
      <w:pPr>
        <w:rPr>
          <w:del w:id="484" w:author="Lo Yuen San, Sandy (non-empl)" w:date="2019-11-21T22:13:00Z"/>
        </w:rPr>
      </w:pPr>
      <w:del w:id="485" w:author="Lo Yuen San, Sandy (non-empl)" w:date="2019-11-21T22:13:00Z">
        <w:r>
          <w:rPr>
            <w:noProof/>
          </w:rPr>
          <w:drawing>
            <wp:inline distT="0" distB="0" distL="0" distR="0" wp14:anchorId="7B6E9943" wp14:editId="5CFA9CD8">
              <wp:extent cx="3244836" cy="2381250"/>
              <wp:effectExtent l="0" t="0" r="0" b="0"/>
              <wp:docPr id="24" name="Picture 24" descr="_scroll_external/attachments/image2019-9-12_13-59-17-f10c6bc55e456f26b3ae682da63adede89c76c149a4130bab219ea6fc85d4c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9023" name=""/>
                      <pic:cNvPicPr>
                        <a:picLocks noChangeAspect="1"/>
                      </pic:cNvPicPr>
                    </pic:nvPicPr>
                    <pic:blipFill>
                      <a:blip r:embed="rId36"/>
                      <a:stretch>
                        <a:fillRect/>
                      </a:stretch>
                    </pic:blipFill>
                    <pic:spPr>
                      <a:xfrm>
                        <a:off x="0" y="0"/>
                        <a:ext cx="3244836" cy="2381250"/>
                      </a:xfrm>
                      <a:prstGeom prst="rect">
                        <a:avLst/>
                      </a:prstGeom>
                    </pic:spPr>
                  </pic:pic>
                </a:graphicData>
              </a:graphic>
            </wp:inline>
          </w:drawing>
        </w:r>
      </w:del>
    </w:p>
    <w:p w14:paraId="3A4EEB2A" w14:textId="77777777" w:rsidR="005B63E2" w:rsidRDefault="005B63E2">
      <w:pPr>
        <w:rPr>
          <w:del w:id="486" w:author="Lo Yuen San, Sandy (non-empl)" w:date="2019-11-21T22:13:00Z"/>
        </w:rPr>
      </w:pPr>
    </w:p>
    <w:p w14:paraId="00A08D9E" w14:textId="77777777" w:rsidR="00FA5C19" w:rsidRDefault="006D6C31">
      <w:pPr>
        <w:rPr>
          <w:ins w:id="487" w:author="Lo Yuen San, Sandy (non-empl)" w:date="2019-11-21T22:13:00Z"/>
        </w:rPr>
      </w:pPr>
      <w:ins w:id="488" w:author="Lo Yuen San, Sandy (non-empl)" w:date="2019-11-21T22:13:00Z">
        <w:r>
          <w:rPr>
            <w:noProof/>
          </w:rPr>
          <w:drawing>
            <wp:inline distT="0" distB="0" distL="0" distR="0" wp14:anchorId="155FEDE7" wp14:editId="1C366BD2">
              <wp:extent cx="4654220" cy="3810000"/>
              <wp:effectExtent l="0" t="0" r="0" b="0"/>
              <wp:docPr id="100043" name="Picture 100043" descr="_scroll_external/attachments/image2019-11-6_14-55-56-e6aeba8b6d4e63de2df1f1e95f8ded852bf21baa60e53886fe929c20518bc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798" name=""/>
                      <pic:cNvPicPr>
                        <a:picLocks noChangeAspect="1"/>
                      </pic:cNvPicPr>
                    </pic:nvPicPr>
                    <pic:blipFill>
                      <a:blip r:embed="rId37"/>
                      <a:stretch>
                        <a:fillRect/>
                      </a:stretch>
                    </pic:blipFill>
                    <pic:spPr>
                      <a:xfrm>
                        <a:off x="0" y="0"/>
                        <a:ext cx="4654220" cy="3810000"/>
                      </a:xfrm>
                      <a:prstGeom prst="rect">
                        <a:avLst/>
                      </a:prstGeom>
                    </pic:spPr>
                  </pic:pic>
                </a:graphicData>
              </a:graphic>
            </wp:inline>
          </w:drawing>
        </w:r>
      </w:ins>
    </w:p>
    <w:p w14:paraId="2A659FCC" w14:textId="77777777" w:rsidR="00FA5C19" w:rsidRDefault="006D6C31">
      <w:r>
        <w:t>User will enter the CRM value in the native currency amount. Once the CRM is saved, the amount will be shown in HKD to the user in CRM summary screen.</w:t>
      </w:r>
    </w:p>
    <w:p w14:paraId="17B00DD6" w14:textId="77777777" w:rsidR="00FA5C19" w:rsidRDefault="006D6C31">
      <w:r>
        <w:t>For each Collateral, user will have an option to associate it at borrower level or individual deal level (but not both).</w:t>
      </w:r>
    </w:p>
    <w:p w14:paraId="580F769D" w14:textId="77777777" w:rsidR="00FA5C19" w:rsidRDefault="006D6C31">
      <w:r>
        <w:t>For Guarantees, user will have an option to associate it at individual deal level.</w:t>
      </w:r>
    </w:p>
    <w:p w14:paraId="64463924" w14:textId="77777777" w:rsidR="00FA5C19" w:rsidRDefault="006D6C31">
      <w:r>
        <w:t>If no association is entered, collateral and guarantee will be distributed to the basket of deals in a prorata basis.</w:t>
      </w:r>
    </w:p>
    <w:p w14:paraId="750B02FA" w14:textId="77777777" w:rsidR="00FA5C19" w:rsidRDefault="006D6C31">
      <w:r>
        <w:t>For Guarantees, user will have an option to define:</w:t>
      </w:r>
    </w:p>
    <w:p w14:paraId="427E160C" w14:textId="77777777" w:rsidR="00FA5C19" w:rsidRDefault="006D6C31">
      <w:pPr>
        <w:numPr>
          <w:ilvl w:val="0"/>
          <w:numId w:val="31"/>
        </w:numPr>
        <w:pPrChange w:id="489" w:author="Lo Yuen San, Sandy (non-empl)" w:date="2019-11-21T22:13:00Z">
          <w:pPr>
            <w:numPr>
              <w:numId w:val="26"/>
            </w:numPr>
            <w:tabs>
              <w:tab w:val="num" w:pos="360"/>
            </w:tabs>
            <w:ind w:left="360" w:hanging="360"/>
          </w:pPr>
        </w:pPrChange>
      </w:pPr>
      <w:r>
        <w:t>Joint Guarantee: In this case, each guarantor will cover 100%</w:t>
      </w:r>
    </w:p>
    <w:p w14:paraId="7A20B37B" w14:textId="77777777" w:rsidR="00FA5C19" w:rsidRDefault="006D6C31">
      <w:pPr>
        <w:numPr>
          <w:ilvl w:val="0"/>
          <w:numId w:val="31"/>
        </w:numPr>
        <w:pPrChange w:id="490" w:author="Lo Yuen San, Sandy (non-empl)" w:date="2019-11-21T22:13:00Z">
          <w:pPr>
            <w:numPr>
              <w:numId w:val="26"/>
            </w:numPr>
            <w:tabs>
              <w:tab w:val="num" w:pos="360"/>
            </w:tabs>
            <w:ind w:left="360" w:hanging="360"/>
          </w:pPr>
        </w:pPrChange>
      </w:pPr>
      <w:r>
        <w:t xml:space="preserve">Non-joint Guarantee: In this case, each guarantor will cover a portion (%) </w:t>
      </w:r>
      <w:ins w:id="491" w:author="Lo Yuen San, Sandy (non-empl)" w:date="2019-11-21T22:13:00Z">
        <w:r>
          <w:t xml:space="preserve">or amount </w:t>
        </w:r>
      </w:ins>
      <w:r>
        <w:t>of the exposure.</w:t>
      </w:r>
    </w:p>
    <w:p w14:paraId="53926FD1" w14:textId="77777777" w:rsidR="00FA5C19" w:rsidRDefault="00FA5C19"/>
    <w:p w14:paraId="33D881C3" w14:textId="42194E22" w:rsidR="00FA5C19" w:rsidRDefault="006D6C31">
      <w:r>
        <w:t xml:space="preserve">Once the CRM is defined, user can click on Compute </w:t>
      </w:r>
      <w:del w:id="492" w:author="Chung Chi Lee" w:date="2020-04-01T11:49:00Z">
        <w:r w:rsidRPr="00E254CC" w:rsidDel="00492C7C">
          <w:rPr>
            <w:highlight w:val="yellow"/>
            <w:rPrChange w:id="493" w:author="Chung Chi Lee" w:date="2020-04-01T11:50:00Z">
              <w:rPr/>
            </w:rPrChange>
          </w:rPr>
          <w:delText>bottom</w:delText>
        </w:r>
      </w:del>
      <w:ins w:id="494" w:author="Chung Chi Lee" w:date="2020-04-01T11:49:00Z">
        <w:r w:rsidR="00492C7C" w:rsidRPr="00E254CC">
          <w:rPr>
            <w:highlight w:val="yellow"/>
            <w:rPrChange w:id="495" w:author="Chung Chi Lee" w:date="2020-04-01T11:50:00Z">
              <w:rPr/>
            </w:rPrChange>
          </w:rPr>
          <w:t>butt</w:t>
        </w:r>
      </w:ins>
      <w:ins w:id="496" w:author="Chung Chi Lee" w:date="2020-04-01T11:50:00Z">
        <w:r w:rsidR="00E254CC" w:rsidRPr="00E254CC">
          <w:rPr>
            <w:highlight w:val="yellow"/>
            <w:rPrChange w:id="497" w:author="Chung Chi Lee" w:date="2020-04-01T11:50:00Z">
              <w:rPr/>
            </w:rPrChange>
          </w:rPr>
          <w:t>on</w:t>
        </w:r>
      </w:ins>
      <w:r>
        <w:t>. This will allocate CRM to the exposures and user can view the allocation.</w:t>
      </w:r>
    </w:p>
    <w:p w14:paraId="13F6F1B4" w14:textId="77777777" w:rsidR="00FA5C19" w:rsidRDefault="006D6C31">
      <w:r>
        <w:t>After CRM allocation is done, user has the option to change the allocated amount for each CRM allocation.</w:t>
      </w:r>
    </w:p>
    <w:p w14:paraId="03A35465" w14:textId="77777777" w:rsidR="00FA5C19" w:rsidRDefault="00FA5C19"/>
    <w:p w14:paraId="2BE95D8A" w14:textId="77777777" w:rsidR="00FA5C19" w:rsidRDefault="006D6C31">
      <w:r>
        <w:t>System will automatically compute the total collateral amount, allocated collateral amount and remaining (unallocated) collateral amount and show on the UI.</w:t>
      </w:r>
    </w:p>
    <w:p w14:paraId="32B64F79" w14:textId="77777777" w:rsidR="00FA5C19" w:rsidRDefault="006D6C31">
      <w:r>
        <w:t>Once CRM entry and allocation is complete user can start the simulation.</w:t>
      </w:r>
    </w:p>
    <w:p w14:paraId="1713B4B8" w14:textId="77777777" w:rsidR="00FA5C19" w:rsidRDefault="006D6C31">
      <w:r>
        <w:t>Once the simulation is done, ECL results can be viewed.</w:t>
      </w:r>
    </w:p>
    <w:p w14:paraId="6A08AF90" w14:textId="77777777" w:rsidR="00FA5C19" w:rsidRDefault="006D6C31">
      <w:r>
        <w:t>If an exposure already exists in RFO, the results from the month end is pulled to compute:</w:t>
      </w:r>
    </w:p>
    <w:p w14:paraId="6A441468" w14:textId="77777777" w:rsidR="00FA5C19" w:rsidRDefault="006D6C31">
      <w:pPr>
        <w:numPr>
          <w:ilvl w:val="0"/>
          <w:numId w:val="32"/>
        </w:numPr>
        <w:pPrChange w:id="498" w:author="Lo Yuen San, Sandy (non-empl)" w:date="2019-11-21T22:13:00Z">
          <w:pPr>
            <w:numPr>
              <w:numId w:val="27"/>
            </w:numPr>
            <w:tabs>
              <w:tab w:val="num" w:pos="360"/>
            </w:tabs>
            <w:ind w:left="360" w:hanging="360"/>
          </w:pPr>
        </w:pPrChange>
      </w:pPr>
      <w:r>
        <w:t>Initial Stage</w:t>
      </w:r>
    </w:p>
    <w:p w14:paraId="50CFC59A" w14:textId="77777777" w:rsidR="00FA5C19" w:rsidRDefault="006D6C31">
      <w:pPr>
        <w:numPr>
          <w:ilvl w:val="0"/>
          <w:numId w:val="32"/>
        </w:numPr>
        <w:pPrChange w:id="499" w:author="Lo Yuen San, Sandy (non-empl)" w:date="2019-11-21T22:13:00Z">
          <w:pPr>
            <w:numPr>
              <w:numId w:val="27"/>
            </w:numPr>
            <w:tabs>
              <w:tab w:val="num" w:pos="360"/>
            </w:tabs>
            <w:ind w:left="360" w:hanging="360"/>
          </w:pPr>
        </w:pPrChange>
      </w:pPr>
      <w:r>
        <w:t>Initial ECL</w:t>
      </w:r>
    </w:p>
    <w:p w14:paraId="4DDC8D65" w14:textId="77777777" w:rsidR="00FA5C19" w:rsidRDefault="006D6C31">
      <w:pPr>
        <w:numPr>
          <w:ilvl w:val="0"/>
          <w:numId w:val="32"/>
        </w:numPr>
        <w:pPrChange w:id="500" w:author="Lo Yuen San, Sandy (non-empl)" w:date="2019-11-21T22:13:00Z">
          <w:pPr>
            <w:numPr>
              <w:numId w:val="27"/>
            </w:numPr>
            <w:tabs>
              <w:tab w:val="num" w:pos="360"/>
            </w:tabs>
            <w:ind w:left="360" w:hanging="360"/>
          </w:pPr>
        </w:pPrChange>
      </w:pPr>
      <w:r>
        <w:t>ECL Delta</w:t>
      </w:r>
    </w:p>
    <w:p w14:paraId="21293D7A" w14:textId="77777777" w:rsidR="005B63E2" w:rsidRDefault="00046CA5">
      <w:pPr>
        <w:rPr>
          <w:del w:id="501" w:author="Lo Yuen San, Sandy (non-empl)" w:date="2019-11-21T22:13:00Z"/>
        </w:rPr>
      </w:pPr>
      <w:del w:id="502" w:author="Lo Yuen San, Sandy (non-empl)" w:date="2019-11-21T22:13:00Z">
        <w:r>
          <w:rPr>
            <w:noProof/>
          </w:rPr>
          <w:drawing>
            <wp:inline distT="0" distB="0" distL="0" distR="0" wp14:anchorId="6ED313E7" wp14:editId="32AF8319">
              <wp:extent cx="4716486" cy="2381250"/>
              <wp:effectExtent l="0" t="0" r="0" b="0"/>
              <wp:docPr id="25" name="Picture 25" descr="_scroll_external/attachments/image2019-9-12_14-43-23-ae71a0500795a54d96ff1f91dbfd98f14917f411dac3fd85cda1f9d6decf9f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00371" name=""/>
                      <pic:cNvPicPr>
                        <a:picLocks noChangeAspect="1"/>
                      </pic:cNvPicPr>
                    </pic:nvPicPr>
                    <pic:blipFill>
                      <a:blip r:embed="rId38"/>
                      <a:stretch>
                        <a:fillRect/>
                      </a:stretch>
                    </pic:blipFill>
                    <pic:spPr>
                      <a:xfrm>
                        <a:off x="0" y="0"/>
                        <a:ext cx="4716486" cy="2381250"/>
                      </a:xfrm>
                      <a:prstGeom prst="rect">
                        <a:avLst/>
                      </a:prstGeom>
                    </pic:spPr>
                  </pic:pic>
                </a:graphicData>
              </a:graphic>
            </wp:inline>
          </w:drawing>
        </w:r>
      </w:del>
    </w:p>
    <w:p w14:paraId="4628265F" w14:textId="77777777" w:rsidR="00FA5C19" w:rsidRDefault="006D6C31">
      <w:pPr>
        <w:rPr>
          <w:ins w:id="503" w:author="Lo Yuen San, Sandy (non-empl)" w:date="2019-11-21T22:13:00Z"/>
        </w:rPr>
      </w:pPr>
      <w:ins w:id="504" w:author="Lo Yuen San, Sandy (non-empl)" w:date="2019-11-21T22:13:00Z">
        <w:r>
          <w:rPr>
            <w:noProof/>
          </w:rPr>
          <w:drawing>
            <wp:inline distT="0" distB="0" distL="0" distR="0" wp14:anchorId="12452B6E" wp14:editId="029FCA2B">
              <wp:extent cx="5943600" cy="3000793"/>
              <wp:effectExtent l="0" t="0" r="0" b="0"/>
              <wp:docPr id="100044" name="Picture 100044" descr="_scroll_external/attachments/image2019-9-12_14-43-23-ae71a0500795a54d96ff1f91dbfd98f14917f411dac3fd85cda1f9d6decf9f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3164" name=""/>
                      <pic:cNvPicPr>
                        <a:picLocks noChangeAspect="1"/>
                      </pic:cNvPicPr>
                    </pic:nvPicPr>
                    <pic:blipFill>
                      <a:blip r:embed="rId38"/>
                      <a:stretch>
                        <a:fillRect/>
                      </a:stretch>
                    </pic:blipFill>
                    <pic:spPr>
                      <a:xfrm>
                        <a:off x="0" y="0"/>
                        <a:ext cx="5943600" cy="3000793"/>
                      </a:xfrm>
                      <a:prstGeom prst="rect">
                        <a:avLst/>
                      </a:prstGeom>
                    </pic:spPr>
                  </pic:pic>
                </a:graphicData>
              </a:graphic>
            </wp:inline>
          </w:drawing>
        </w:r>
      </w:ins>
    </w:p>
    <w:p w14:paraId="5FD75082" w14:textId="706A66F9" w:rsidR="00E254CC" w:rsidRDefault="00E254CC" w:rsidP="00E254CC">
      <w:pPr>
        <w:rPr>
          <w:ins w:id="505" w:author="Chung Chi Lee" w:date="2020-04-01T11:51:00Z"/>
          <w:lang w:eastAsia="zh-TW"/>
        </w:rPr>
      </w:pPr>
      <w:ins w:id="506" w:author="Chung Chi Lee" w:date="2020-04-01T11:53:00Z">
        <w:r>
          <w:rPr>
            <w:highlight w:val="yellow"/>
            <w:lang w:eastAsia="zh-TW"/>
          </w:rPr>
          <w:t>I</w:t>
        </w:r>
      </w:ins>
      <w:ins w:id="507" w:author="Chung Chi Lee" w:date="2020-04-01T11:52:00Z">
        <w:r w:rsidRPr="00E254CC">
          <w:rPr>
            <w:highlight w:val="yellow"/>
            <w:lang w:eastAsia="zh-TW"/>
            <w:rPrChange w:id="508" w:author="Chung Chi Lee" w:date="2020-04-01T11:53:00Z">
              <w:rPr>
                <w:lang w:eastAsia="zh-TW"/>
              </w:rPr>
            </w:rPrChange>
          </w:rPr>
          <w:t xml:space="preserve">t should be marked clearly that </w:t>
        </w:r>
      </w:ins>
      <w:ins w:id="509" w:author="Chung Chi Lee" w:date="2020-04-01T11:53:00Z">
        <w:r>
          <w:rPr>
            <w:highlight w:val="yellow"/>
            <w:lang w:eastAsia="zh-TW"/>
          </w:rPr>
          <w:t xml:space="preserve">all </w:t>
        </w:r>
      </w:ins>
      <w:ins w:id="510" w:author="Chung Chi Lee" w:date="2020-04-01T11:52:00Z">
        <w:r w:rsidRPr="00E254CC">
          <w:rPr>
            <w:highlight w:val="yellow"/>
            <w:lang w:eastAsia="zh-TW"/>
            <w:rPrChange w:id="511" w:author="Chung Chi Lee" w:date="2020-04-01T11:53:00Z">
              <w:rPr>
                <w:lang w:eastAsia="zh-TW"/>
              </w:rPr>
            </w:rPrChange>
          </w:rPr>
          <w:t>amount</w:t>
        </w:r>
      </w:ins>
      <w:ins w:id="512" w:author="Chung Chi Lee" w:date="2020-04-01T11:53:00Z">
        <w:r>
          <w:rPr>
            <w:highlight w:val="yellow"/>
            <w:lang w:eastAsia="zh-TW"/>
          </w:rPr>
          <w:t>s are</w:t>
        </w:r>
        <w:r w:rsidRPr="00E254CC">
          <w:rPr>
            <w:highlight w:val="yellow"/>
            <w:lang w:eastAsia="zh-TW"/>
            <w:rPrChange w:id="513" w:author="Chung Chi Lee" w:date="2020-04-01T11:53:00Z">
              <w:rPr>
                <w:lang w:eastAsia="zh-TW"/>
              </w:rPr>
            </w:rPrChange>
          </w:rPr>
          <w:t xml:space="preserve"> in HKD.</w:t>
        </w:r>
      </w:ins>
    </w:p>
    <w:p w14:paraId="0D54D512" w14:textId="77777777" w:rsidR="00FA5C19" w:rsidRPr="00E254CC" w:rsidRDefault="00FA5C19"/>
    <w:p w14:paraId="0A7EBCC1" w14:textId="77777777" w:rsidR="00FA5C19" w:rsidRDefault="006D6C31">
      <w:r>
        <w:t>User can export the results to CSV or PDF.</w:t>
      </w:r>
    </w:p>
    <w:p w14:paraId="3B1BE7D8" w14:textId="131768AF" w:rsidR="00FA5C19" w:rsidRDefault="006D6C31">
      <w:r>
        <w:t>User can also export the credit loss cashflows</w:t>
      </w:r>
      <w:ins w:id="514" w:author="Chung Chi Lee" w:date="2020-04-01T11:54:00Z">
        <w:r w:rsidR="00E254CC">
          <w:t xml:space="preserve"> </w:t>
        </w:r>
        <w:r w:rsidR="00E254CC" w:rsidRPr="00E254CC">
          <w:rPr>
            <w:highlight w:val="yellow"/>
            <w:rPrChange w:id="515" w:author="Chung Chi Lee" w:date="2020-04-01T11:55:00Z">
              <w:rPr/>
            </w:rPrChange>
          </w:rPr>
          <w:t>(</w:t>
        </w:r>
      </w:ins>
      <w:ins w:id="516" w:author="Chung Chi Lee" w:date="2020-04-01T11:55:00Z">
        <w:r w:rsidR="00E254CC" w:rsidRPr="00E254CC">
          <w:rPr>
            <w:highlight w:val="yellow"/>
            <w:rPrChange w:id="517" w:author="Chung Chi Lee" w:date="2020-04-01T11:55:00Z">
              <w:rPr/>
            </w:rPrChange>
          </w:rPr>
          <w:t>same as production single-deal simulation).</w:t>
        </w:r>
      </w:ins>
      <w:del w:id="518" w:author="Chung Chi Lee" w:date="2020-04-01T11:55:00Z">
        <w:r w:rsidDel="00E254CC">
          <w:delText>.</w:delText>
        </w:r>
      </w:del>
    </w:p>
    <w:p w14:paraId="389A17FF" w14:textId="77777777" w:rsidR="00FA5C19" w:rsidRDefault="00FA5C19"/>
    <w:p w14:paraId="0A9752E7" w14:textId="77777777" w:rsidR="005B63E2" w:rsidRDefault="00046CA5">
      <w:pPr>
        <w:rPr>
          <w:del w:id="519" w:author="Lo Yuen San, Sandy (non-empl)" w:date="2019-11-21T22:13:00Z"/>
        </w:rPr>
      </w:pPr>
      <w:del w:id="520" w:author="Lo Yuen San, Sandy (non-empl)" w:date="2019-11-21T22:13:00Z">
        <w:r>
          <w:rPr>
            <w:noProof/>
          </w:rPr>
          <w:drawing>
            <wp:inline distT="0" distB="0" distL="0" distR="0" wp14:anchorId="471B97BB" wp14:editId="0898BF0D">
              <wp:extent cx="5379861" cy="2381250"/>
              <wp:effectExtent l="0" t="0" r="0" b="0"/>
              <wp:docPr id="26" name="Picture 26" descr="_scroll_external/attachments/image2019-9-12_16-30-10-8ed216b98c12529f4c199d309230263aa65ef57d3e6e711458b4145b4263a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0613" name=""/>
                      <pic:cNvPicPr>
                        <a:picLocks noChangeAspect="1"/>
                      </pic:cNvPicPr>
                    </pic:nvPicPr>
                    <pic:blipFill>
                      <a:blip r:embed="rId39"/>
                      <a:stretch>
                        <a:fillRect/>
                      </a:stretch>
                    </pic:blipFill>
                    <pic:spPr>
                      <a:xfrm>
                        <a:off x="0" y="0"/>
                        <a:ext cx="5379861" cy="2381250"/>
                      </a:xfrm>
                      <a:prstGeom prst="rect">
                        <a:avLst/>
                      </a:prstGeom>
                    </pic:spPr>
                  </pic:pic>
                </a:graphicData>
              </a:graphic>
            </wp:inline>
          </w:drawing>
        </w:r>
      </w:del>
    </w:p>
    <w:p w14:paraId="6A542369" w14:textId="77777777" w:rsidR="00FA5C19" w:rsidRDefault="006D6C31">
      <w:pPr>
        <w:rPr>
          <w:ins w:id="521" w:author="Lo Yuen San, Sandy (non-empl)" w:date="2019-11-21T22:13:00Z"/>
        </w:rPr>
      </w:pPr>
      <w:ins w:id="522" w:author="Lo Yuen San, Sandy (non-empl)" w:date="2019-11-21T22:13:00Z">
        <w:r>
          <w:rPr>
            <w:noProof/>
          </w:rPr>
          <w:drawing>
            <wp:inline distT="0" distB="0" distL="0" distR="0" wp14:anchorId="66E5FF3B" wp14:editId="207D6C67">
              <wp:extent cx="5943600" cy="2630774"/>
              <wp:effectExtent l="0" t="0" r="0" b="0"/>
              <wp:docPr id="100045" name="Picture 100045" descr="_scroll_external/attachments/image2019-9-12_16-30-10-8ed216b98c12529f4c199d309230263aa65ef57d3e6e711458b4145b4263a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1177" name=""/>
                      <pic:cNvPicPr>
                        <a:picLocks noChangeAspect="1"/>
                      </pic:cNvPicPr>
                    </pic:nvPicPr>
                    <pic:blipFill>
                      <a:blip r:embed="rId39"/>
                      <a:stretch>
                        <a:fillRect/>
                      </a:stretch>
                    </pic:blipFill>
                    <pic:spPr>
                      <a:xfrm>
                        <a:off x="0" y="0"/>
                        <a:ext cx="5943600" cy="2630774"/>
                      </a:xfrm>
                      <a:prstGeom prst="rect">
                        <a:avLst/>
                      </a:prstGeom>
                    </pic:spPr>
                  </pic:pic>
                </a:graphicData>
              </a:graphic>
            </wp:inline>
          </w:drawing>
        </w:r>
      </w:ins>
    </w:p>
    <w:p w14:paraId="38DF5587" w14:textId="77777777" w:rsidR="00FA5C19" w:rsidRDefault="00FA5C19"/>
    <w:p w14:paraId="6AE0E279" w14:textId="77777777" w:rsidR="00FA5C19" w:rsidRDefault="006D6C31">
      <w:pPr>
        <w:pStyle w:val="Heading1"/>
      </w:pPr>
      <w:bookmarkStart w:id="523" w:name="_Toc256000006"/>
      <w:bookmarkStart w:id="524" w:name="scroll-bookmark-8"/>
      <w:r>
        <w:t>Reporting Date Selection</w:t>
      </w:r>
      <w:bookmarkEnd w:id="523"/>
      <w:bookmarkEnd w:id="524"/>
    </w:p>
    <w:p w14:paraId="505D3245" w14:textId="77777777" w:rsidR="00FA5C19" w:rsidRDefault="006D6C31">
      <w:r>
        <w:t>The tool will automatically select the latest reporting date available for the simulation.</w:t>
      </w:r>
    </w:p>
    <w:p w14:paraId="225E53B7" w14:textId="77777777" w:rsidR="00FA5C19" w:rsidRDefault="006D6C31">
      <w:r>
        <w:t>User can change it to a previous reporting date.</w:t>
      </w:r>
    </w:p>
    <w:p w14:paraId="17BE545F" w14:textId="77777777" w:rsidR="00FA5C19" w:rsidRDefault="00FA5C19"/>
    <w:p w14:paraId="7BB77F86" w14:textId="77777777" w:rsidR="00FA5C19" w:rsidRDefault="006D6C31">
      <w:pPr>
        <w:pStyle w:val="Heading1"/>
      </w:pPr>
      <w:bookmarkStart w:id="525" w:name="_Toc256000007"/>
      <w:bookmarkStart w:id="526" w:name="scroll-bookmark-9"/>
      <w:r>
        <w:t>Data Retention</w:t>
      </w:r>
      <w:bookmarkEnd w:id="525"/>
      <w:bookmarkEnd w:id="526"/>
    </w:p>
    <w:p w14:paraId="49A42EAA" w14:textId="77777777" w:rsidR="00FA5C19" w:rsidRDefault="006D6C31">
      <w:r>
        <w:t>Simulations results will only be available in the reporting date where they are produced.</w:t>
      </w:r>
    </w:p>
    <w:p w14:paraId="3A9F1AAE" w14:textId="77777777" w:rsidR="00FA5C19" w:rsidRDefault="006D6C31">
      <w:r>
        <w:t>Same rule applies to simulated borrowers, exposures, CRMs and CRM allocations created by the user.</w:t>
      </w:r>
    </w:p>
    <w:p w14:paraId="04CF66C6" w14:textId="77777777" w:rsidR="00FA5C19" w:rsidRDefault="00FA5C19"/>
    <w:p w14:paraId="23A65A13" w14:textId="77777777" w:rsidR="00FA5C19" w:rsidRDefault="006D6C31">
      <w:pPr>
        <w:pStyle w:val="Heading1"/>
      </w:pPr>
      <w:bookmarkStart w:id="527" w:name="_Toc256000008"/>
      <w:bookmarkStart w:id="528" w:name="scroll-bookmark-10"/>
      <w:r>
        <w:t>Inputs</w:t>
      </w:r>
      <w:bookmarkEnd w:id="527"/>
      <w:bookmarkEnd w:id="528"/>
    </w:p>
    <w:p w14:paraId="3FDA61D2" w14:textId="77777777" w:rsidR="00FA5C19" w:rsidRDefault="006D6C31">
      <w:r>
        <w:t>This section summarizes all the fields that will show up on UI for each of the entry screens and their respective mappings to RiskFoundation data model.</w:t>
      </w:r>
    </w:p>
    <w:p w14:paraId="37E783BD" w14:textId="77777777" w:rsidR="00FA5C19" w:rsidRDefault="006D6C31">
      <w:pPr>
        <w:pStyle w:val="Heading2"/>
      </w:pPr>
      <w:bookmarkStart w:id="529" w:name="_Toc256000009"/>
      <w:bookmarkStart w:id="530" w:name="scroll-bookmark-11"/>
      <w:r>
        <w:t>Borrower</w:t>
      </w:r>
      <w:bookmarkEnd w:id="529"/>
      <w:bookmarkEnd w:id="530"/>
    </w:p>
    <w:tbl>
      <w:tblPr>
        <w:tblStyle w:val="ScrollTableNormal"/>
        <w:tblW w:w="5000" w:type="pct"/>
        <w:tblLook w:val="0020" w:firstRow="1" w:lastRow="0" w:firstColumn="0" w:lastColumn="0" w:noHBand="0" w:noVBand="0"/>
      </w:tblPr>
      <w:tblGrid>
        <w:gridCol w:w="4780"/>
        <w:gridCol w:w="4570"/>
      </w:tblGrid>
      <w:tr w:rsidR="00FA5C19" w14:paraId="6468306C"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47B5CA51" w14:textId="77777777" w:rsidR="00FA5C19" w:rsidRDefault="006D6C31">
            <w:r>
              <w:rPr>
                <w:rFonts w:ascii="Calibri" w:eastAsia="PMingLiU" w:hAnsi="Calibri" w:cs="Arial"/>
              </w:rPr>
              <w:t>RFO Field</w:t>
            </w:r>
          </w:p>
        </w:tc>
        <w:tc>
          <w:tcPr>
            <w:tcW w:w="0" w:type="auto"/>
            <w:tcMar>
              <w:top w:w="30" w:type="dxa"/>
              <w:left w:w="30" w:type="dxa"/>
              <w:bottom w:w="20" w:type="dxa"/>
              <w:right w:w="30" w:type="dxa"/>
            </w:tcMar>
          </w:tcPr>
          <w:p w14:paraId="241F6B68" w14:textId="77777777" w:rsidR="00FA5C19" w:rsidRDefault="006D6C31">
            <w:r>
              <w:rPr>
                <w:rFonts w:ascii="Calibri" w:eastAsia="PMingLiU" w:hAnsi="Calibri" w:cs="Arial"/>
              </w:rPr>
              <w:t>Display Value</w:t>
            </w:r>
          </w:p>
        </w:tc>
      </w:tr>
      <w:tr w:rsidR="00FA5C19" w14:paraId="598DBAFD" w14:textId="77777777" w:rsidTr="00FA5C19">
        <w:tc>
          <w:tcPr>
            <w:tcW w:w="0" w:type="auto"/>
            <w:tcMar>
              <w:top w:w="30" w:type="dxa"/>
              <w:left w:w="30" w:type="dxa"/>
              <w:bottom w:w="20" w:type="dxa"/>
              <w:right w:w="30" w:type="dxa"/>
            </w:tcMar>
          </w:tcPr>
          <w:p w14:paraId="0C168F8E" w14:textId="77777777" w:rsidR="00FA5C19" w:rsidRDefault="006D6C31">
            <w:r>
              <w:rPr>
                <w:rFonts w:ascii="Calibri" w:eastAsia="PMingLiU" w:hAnsi="Calibri" w:cs="Arial"/>
              </w:rPr>
              <w:t>as_of_date</w:t>
            </w:r>
          </w:p>
        </w:tc>
        <w:tc>
          <w:tcPr>
            <w:tcW w:w="0" w:type="auto"/>
            <w:tcMar>
              <w:top w:w="30" w:type="dxa"/>
              <w:left w:w="30" w:type="dxa"/>
              <w:bottom w:w="20" w:type="dxa"/>
              <w:right w:w="30" w:type="dxa"/>
            </w:tcMar>
          </w:tcPr>
          <w:p w14:paraId="588DF8C6" w14:textId="77777777" w:rsidR="00FA5C19" w:rsidRDefault="006D6C31">
            <w:r>
              <w:rPr>
                <w:rFonts w:ascii="Calibri" w:eastAsia="PMingLiU" w:hAnsi="Calibri" w:cs="Arial"/>
              </w:rPr>
              <w:t>As of Date</w:t>
            </w:r>
          </w:p>
        </w:tc>
      </w:tr>
      <w:tr w:rsidR="00FA5C19" w14:paraId="04D46788" w14:textId="77777777" w:rsidTr="00FA5C19">
        <w:tc>
          <w:tcPr>
            <w:tcW w:w="0" w:type="auto"/>
            <w:tcMar>
              <w:top w:w="30" w:type="dxa"/>
              <w:left w:w="30" w:type="dxa"/>
              <w:bottom w:w="20" w:type="dxa"/>
              <w:right w:w="30" w:type="dxa"/>
            </w:tcMar>
          </w:tcPr>
          <w:p w14:paraId="2D4B6DCD" w14:textId="77777777" w:rsidR="00FA5C19" w:rsidRDefault="006D6C31">
            <w:r>
              <w:rPr>
                <w:rFonts w:ascii="Calibri" w:eastAsia="PMingLiU" w:hAnsi="Calibri" w:cs="Arial"/>
              </w:rPr>
              <w:t>entity_code</w:t>
            </w:r>
          </w:p>
        </w:tc>
        <w:tc>
          <w:tcPr>
            <w:tcW w:w="0" w:type="auto"/>
            <w:tcMar>
              <w:top w:w="30" w:type="dxa"/>
              <w:left w:w="30" w:type="dxa"/>
              <w:bottom w:w="20" w:type="dxa"/>
              <w:right w:w="30" w:type="dxa"/>
            </w:tcMar>
          </w:tcPr>
          <w:p w14:paraId="41C02EE9" w14:textId="77777777" w:rsidR="00FA5C19" w:rsidRDefault="006D6C31">
            <w:r>
              <w:rPr>
                <w:rFonts w:ascii="Calibri" w:eastAsia="PMingLiU" w:hAnsi="Calibri" w:cs="Arial"/>
              </w:rPr>
              <w:t>Borrower ID</w:t>
            </w:r>
          </w:p>
        </w:tc>
      </w:tr>
      <w:tr w:rsidR="00FA5C19" w14:paraId="6FCD3CB8" w14:textId="77777777" w:rsidTr="00FA5C19">
        <w:tc>
          <w:tcPr>
            <w:tcW w:w="0" w:type="auto"/>
            <w:tcMar>
              <w:top w:w="30" w:type="dxa"/>
              <w:left w:w="30" w:type="dxa"/>
              <w:bottom w:w="20" w:type="dxa"/>
              <w:right w:w="30" w:type="dxa"/>
            </w:tcMar>
          </w:tcPr>
          <w:p w14:paraId="63947970" w14:textId="77777777" w:rsidR="00FA5C19" w:rsidRDefault="006D6C31">
            <w:r>
              <w:rPr>
                <w:rFonts w:ascii="Calibri" w:eastAsia="PMingLiU" w:hAnsi="Calibri" w:cs="Arial"/>
              </w:rPr>
              <w:t>entity_desc</w:t>
            </w:r>
          </w:p>
        </w:tc>
        <w:tc>
          <w:tcPr>
            <w:tcW w:w="0" w:type="auto"/>
            <w:tcMar>
              <w:top w:w="30" w:type="dxa"/>
              <w:left w:w="30" w:type="dxa"/>
              <w:bottom w:w="20" w:type="dxa"/>
              <w:right w:w="30" w:type="dxa"/>
            </w:tcMar>
          </w:tcPr>
          <w:p w14:paraId="52039DE5" w14:textId="77777777" w:rsidR="00FA5C19" w:rsidRDefault="006D6C31">
            <w:r>
              <w:rPr>
                <w:rFonts w:ascii="Calibri" w:eastAsia="PMingLiU" w:hAnsi="Calibri" w:cs="Arial"/>
              </w:rPr>
              <w:t>Name 1</w:t>
            </w:r>
          </w:p>
        </w:tc>
      </w:tr>
      <w:tr w:rsidR="00FA5C19" w14:paraId="19396BD1" w14:textId="77777777" w:rsidTr="00FA5C19">
        <w:tc>
          <w:tcPr>
            <w:tcW w:w="0" w:type="auto"/>
            <w:tcMar>
              <w:top w:w="30" w:type="dxa"/>
              <w:left w:w="30" w:type="dxa"/>
              <w:bottom w:w="20" w:type="dxa"/>
              <w:right w:w="30" w:type="dxa"/>
            </w:tcMar>
          </w:tcPr>
          <w:p w14:paraId="2F9F5994" w14:textId="77777777" w:rsidR="00FA5C19" w:rsidRDefault="006D6C31">
            <w:r>
              <w:rPr>
                <w:rFonts w:ascii="Calibri" w:eastAsia="PMingLiU" w:hAnsi="Calibri" w:cs="Arial"/>
              </w:rPr>
              <w:t>long_name</w:t>
            </w:r>
          </w:p>
        </w:tc>
        <w:tc>
          <w:tcPr>
            <w:tcW w:w="0" w:type="auto"/>
            <w:tcMar>
              <w:top w:w="30" w:type="dxa"/>
              <w:left w:w="30" w:type="dxa"/>
              <w:bottom w:w="20" w:type="dxa"/>
              <w:right w:w="30" w:type="dxa"/>
            </w:tcMar>
          </w:tcPr>
          <w:p w14:paraId="0F3C4AA0" w14:textId="77777777" w:rsidR="00FA5C19" w:rsidRDefault="006D6C31">
            <w:r>
              <w:rPr>
                <w:rFonts w:ascii="Calibri" w:eastAsia="PMingLiU" w:hAnsi="Calibri" w:cs="Arial"/>
              </w:rPr>
              <w:t>Name 2</w:t>
            </w:r>
          </w:p>
          <w:p w14:paraId="17079705" w14:textId="77777777" w:rsidR="00FA5C19" w:rsidRDefault="006D6C31">
            <w:r>
              <w:rPr>
                <w:rFonts w:ascii="Calibri" w:eastAsia="PMingLiU" w:hAnsi="Calibri" w:cs="Arial"/>
              </w:rPr>
              <w:t>(</w:t>
            </w:r>
            <w:r>
              <w:rPr>
                <w:rFonts w:ascii="Calibri" w:eastAsia="PMingLiU" w:hAnsi="Calibri" w:cs="Arial"/>
                <w:color w:val="000000"/>
              </w:rPr>
              <w:t>Chinese Characters</w:t>
            </w:r>
            <w:r>
              <w:rPr>
                <w:rFonts w:ascii="Calibri" w:eastAsia="PMingLiU" w:hAnsi="Calibri" w:cs="Arial"/>
              </w:rPr>
              <w:t>)</w:t>
            </w:r>
          </w:p>
        </w:tc>
      </w:tr>
      <w:tr w:rsidR="00FA5C19" w14:paraId="38BACAF5" w14:textId="77777777" w:rsidTr="00FA5C19">
        <w:tc>
          <w:tcPr>
            <w:tcW w:w="0" w:type="auto"/>
            <w:tcMar>
              <w:top w:w="30" w:type="dxa"/>
              <w:left w:w="30" w:type="dxa"/>
              <w:bottom w:w="20" w:type="dxa"/>
              <w:right w:w="30" w:type="dxa"/>
            </w:tcMar>
          </w:tcPr>
          <w:p w14:paraId="4AE9F1F7" w14:textId="77777777" w:rsidR="00FA5C19" w:rsidRDefault="006D6C31">
            <w:r>
              <w:rPr>
                <w:rFonts w:ascii="Calibri" w:eastAsia="PMingLiU" w:hAnsi="Calibri" w:cs="Arial"/>
              </w:rPr>
              <w:t>type</w:t>
            </w:r>
          </w:p>
        </w:tc>
        <w:tc>
          <w:tcPr>
            <w:tcW w:w="0" w:type="auto"/>
            <w:tcMar>
              <w:top w:w="30" w:type="dxa"/>
              <w:left w:w="30" w:type="dxa"/>
              <w:bottom w:w="20" w:type="dxa"/>
              <w:right w:w="30" w:type="dxa"/>
            </w:tcMar>
          </w:tcPr>
          <w:p w14:paraId="0BF45DAF" w14:textId="77777777" w:rsidR="00FA5C19" w:rsidRDefault="006D6C31">
            <w:r>
              <w:rPr>
                <w:rFonts w:ascii="Calibri" w:eastAsia="PMingLiU" w:hAnsi="Calibri" w:cs="Arial"/>
              </w:rPr>
              <w:t>type</w:t>
            </w:r>
          </w:p>
        </w:tc>
      </w:tr>
      <w:tr w:rsidR="00FA5C19" w14:paraId="10EF5A6E" w14:textId="77777777" w:rsidTr="00FA5C19">
        <w:tc>
          <w:tcPr>
            <w:tcW w:w="0" w:type="auto"/>
            <w:tcMar>
              <w:top w:w="30" w:type="dxa"/>
              <w:left w:w="30" w:type="dxa"/>
              <w:bottom w:w="20" w:type="dxa"/>
              <w:right w:w="30" w:type="dxa"/>
            </w:tcMar>
          </w:tcPr>
          <w:p w14:paraId="7108DE4F" w14:textId="77777777" w:rsidR="00FA5C19" w:rsidRDefault="006D6C31">
            <w:r>
              <w:rPr>
                <w:rFonts w:ascii="Calibri" w:eastAsia="PMingLiU" w:hAnsi="Calibri" w:cs="Arial"/>
              </w:rPr>
              <w:t>country_of_operation</w:t>
            </w:r>
          </w:p>
        </w:tc>
        <w:tc>
          <w:tcPr>
            <w:tcW w:w="0" w:type="auto"/>
            <w:tcMar>
              <w:top w:w="30" w:type="dxa"/>
              <w:left w:w="30" w:type="dxa"/>
              <w:bottom w:w="20" w:type="dxa"/>
              <w:right w:w="30" w:type="dxa"/>
            </w:tcMar>
          </w:tcPr>
          <w:p w14:paraId="7C457D93" w14:textId="77777777" w:rsidR="00FA5C19" w:rsidRDefault="006D6C31">
            <w:r>
              <w:rPr>
                <w:rFonts w:ascii="Calibri" w:eastAsia="PMingLiU" w:hAnsi="Calibri" w:cs="Arial"/>
              </w:rPr>
              <w:t>Country of Operations</w:t>
            </w:r>
          </w:p>
        </w:tc>
      </w:tr>
      <w:tr w:rsidR="00FA5C19" w14:paraId="6C9E347F" w14:textId="77777777" w:rsidTr="00FA5C19">
        <w:tc>
          <w:tcPr>
            <w:tcW w:w="0" w:type="auto"/>
            <w:tcMar>
              <w:top w:w="30" w:type="dxa"/>
              <w:left w:w="30" w:type="dxa"/>
              <w:bottom w:w="20" w:type="dxa"/>
              <w:right w:w="30" w:type="dxa"/>
            </w:tcMar>
          </w:tcPr>
          <w:p w14:paraId="496CE256" w14:textId="77777777" w:rsidR="00FA5C19" w:rsidRDefault="006D6C31">
            <w:r>
              <w:rPr>
                <w:rFonts w:ascii="Calibri" w:eastAsia="PMingLiU" w:hAnsi="Calibri" w:cs="Arial"/>
              </w:rPr>
              <w:t>ci_account_number</w:t>
            </w:r>
          </w:p>
        </w:tc>
        <w:tc>
          <w:tcPr>
            <w:tcW w:w="0" w:type="auto"/>
            <w:tcMar>
              <w:top w:w="30" w:type="dxa"/>
              <w:left w:w="30" w:type="dxa"/>
              <w:bottom w:w="20" w:type="dxa"/>
              <w:right w:w="30" w:type="dxa"/>
            </w:tcMar>
          </w:tcPr>
          <w:p w14:paraId="7133D5CE" w14:textId="77777777" w:rsidR="00FA5C19" w:rsidRDefault="006D6C31">
            <w:r>
              <w:rPr>
                <w:rFonts w:ascii="Calibri" w:eastAsia="PMingLiU" w:hAnsi="Calibri" w:cs="Arial"/>
              </w:rPr>
              <w:t>CI Account Number</w:t>
            </w:r>
          </w:p>
        </w:tc>
      </w:tr>
      <w:tr w:rsidR="00FA5C19" w14:paraId="49EB5655" w14:textId="77777777" w:rsidTr="00FA5C19">
        <w:tc>
          <w:tcPr>
            <w:tcW w:w="0" w:type="auto"/>
            <w:tcMar>
              <w:top w:w="30" w:type="dxa"/>
              <w:left w:w="30" w:type="dxa"/>
              <w:bottom w:w="20" w:type="dxa"/>
              <w:right w:w="30" w:type="dxa"/>
            </w:tcMar>
          </w:tcPr>
          <w:p w14:paraId="0C50E54D" w14:textId="77777777" w:rsidR="00FA5C19" w:rsidRDefault="006D6C31">
            <w:r>
              <w:rPr>
                <w:rFonts w:ascii="Calibri" w:eastAsia="PMingLiU" w:hAnsi="Calibri" w:cs="Arial"/>
              </w:rPr>
              <w:t>ci_application_number</w:t>
            </w:r>
          </w:p>
        </w:tc>
        <w:tc>
          <w:tcPr>
            <w:tcW w:w="0" w:type="auto"/>
            <w:tcMar>
              <w:top w:w="30" w:type="dxa"/>
              <w:left w:w="30" w:type="dxa"/>
              <w:bottom w:w="20" w:type="dxa"/>
              <w:right w:w="30" w:type="dxa"/>
            </w:tcMar>
          </w:tcPr>
          <w:p w14:paraId="16796383" w14:textId="77777777" w:rsidR="00FA5C19" w:rsidRDefault="006D6C31">
            <w:r>
              <w:rPr>
                <w:rFonts w:ascii="Calibri" w:eastAsia="PMingLiU" w:hAnsi="Calibri" w:cs="Arial"/>
              </w:rPr>
              <w:t>CI Application Number</w:t>
            </w:r>
          </w:p>
        </w:tc>
      </w:tr>
      <w:tr w:rsidR="00FA5C19" w14:paraId="5D0CEBB6" w14:textId="77777777" w:rsidTr="00FA5C19">
        <w:tc>
          <w:tcPr>
            <w:tcW w:w="0" w:type="auto"/>
            <w:tcMar>
              <w:top w:w="30" w:type="dxa"/>
              <w:left w:w="30" w:type="dxa"/>
              <w:bottom w:w="20" w:type="dxa"/>
              <w:right w:w="30" w:type="dxa"/>
            </w:tcMar>
          </w:tcPr>
          <w:p w14:paraId="645BC821" w14:textId="77777777" w:rsidR="00FA5C19" w:rsidRDefault="006D6C31">
            <w:r>
              <w:rPr>
                <w:rFonts w:ascii="Calibri" w:eastAsia="PMingLiU" w:hAnsi="Calibri" w:cs="Arial"/>
              </w:rPr>
              <w:t>ci_document_number</w:t>
            </w:r>
          </w:p>
        </w:tc>
        <w:tc>
          <w:tcPr>
            <w:tcW w:w="0" w:type="auto"/>
            <w:tcMar>
              <w:top w:w="30" w:type="dxa"/>
              <w:left w:w="30" w:type="dxa"/>
              <w:bottom w:w="20" w:type="dxa"/>
              <w:right w:w="30" w:type="dxa"/>
            </w:tcMar>
          </w:tcPr>
          <w:p w14:paraId="30197E3E" w14:textId="77777777" w:rsidR="00FA5C19" w:rsidRDefault="006D6C31">
            <w:r>
              <w:rPr>
                <w:rFonts w:ascii="Calibri" w:eastAsia="PMingLiU" w:hAnsi="Calibri" w:cs="Arial"/>
              </w:rPr>
              <w:t>CI Document Number</w:t>
            </w:r>
          </w:p>
        </w:tc>
      </w:tr>
      <w:tr w:rsidR="00FA5C19" w14:paraId="008B1B12" w14:textId="77777777" w:rsidTr="00FA5C19">
        <w:tc>
          <w:tcPr>
            <w:tcW w:w="0" w:type="auto"/>
            <w:tcMar>
              <w:top w:w="30" w:type="dxa"/>
              <w:left w:w="30" w:type="dxa"/>
              <w:bottom w:w="20" w:type="dxa"/>
              <w:right w:w="30" w:type="dxa"/>
            </w:tcMar>
          </w:tcPr>
          <w:p w14:paraId="53BB8121" w14:textId="77777777" w:rsidR="00FA5C19" w:rsidRDefault="006D6C31">
            <w:r>
              <w:rPr>
                <w:rFonts w:ascii="Calibri" w:eastAsia="PMingLiU" w:hAnsi="Calibri" w:cs="Arial"/>
              </w:rPr>
              <w:t>ci_issue_country_name</w:t>
            </w:r>
          </w:p>
        </w:tc>
        <w:tc>
          <w:tcPr>
            <w:tcW w:w="0" w:type="auto"/>
            <w:tcMar>
              <w:top w:w="30" w:type="dxa"/>
              <w:left w:w="30" w:type="dxa"/>
              <w:bottom w:w="20" w:type="dxa"/>
              <w:right w:w="30" w:type="dxa"/>
            </w:tcMar>
          </w:tcPr>
          <w:p w14:paraId="5B55AAED" w14:textId="77777777" w:rsidR="00FA5C19" w:rsidRDefault="006D6C31">
            <w:r>
              <w:rPr>
                <w:rFonts w:ascii="Calibri" w:eastAsia="PMingLiU" w:hAnsi="Calibri" w:cs="Arial"/>
              </w:rPr>
              <w:t>CI Issue Country</w:t>
            </w:r>
          </w:p>
        </w:tc>
      </w:tr>
      <w:tr w:rsidR="00FA5C19" w14:paraId="464809A6" w14:textId="77777777" w:rsidTr="00FA5C19">
        <w:tc>
          <w:tcPr>
            <w:tcW w:w="0" w:type="auto"/>
            <w:tcMar>
              <w:top w:w="30" w:type="dxa"/>
              <w:left w:w="30" w:type="dxa"/>
              <w:bottom w:w="20" w:type="dxa"/>
              <w:right w:w="30" w:type="dxa"/>
            </w:tcMar>
          </w:tcPr>
          <w:p w14:paraId="739A3443" w14:textId="77777777" w:rsidR="00FA5C19" w:rsidRDefault="006D6C31">
            <w:r>
              <w:rPr>
                <w:rFonts w:ascii="Calibri" w:eastAsia="PMingLiU" w:hAnsi="Calibri" w:cs="Arial"/>
              </w:rPr>
              <w:t>industry_sector</w:t>
            </w:r>
          </w:p>
        </w:tc>
        <w:tc>
          <w:tcPr>
            <w:tcW w:w="0" w:type="auto"/>
            <w:tcMar>
              <w:top w:w="30" w:type="dxa"/>
              <w:left w:w="30" w:type="dxa"/>
              <w:bottom w:w="20" w:type="dxa"/>
              <w:right w:w="30" w:type="dxa"/>
            </w:tcMar>
          </w:tcPr>
          <w:p w14:paraId="7DD3ED6A" w14:textId="77777777" w:rsidR="00FA5C19" w:rsidRDefault="006D6C31">
            <w:r>
              <w:rPr>
                <w:rFonts w:ascii="Calibri" w:eastAsia="PMingLiU" w:hAnsi="Calibri" w:cs="Arial"/>
              </w:rPr>
              <w:t>Industry Sector</w:t>
            </w:r>
          </w:p>
        </w:tc>
      </w:tr>
      <w:tr w:rsidR="00FA5C19" w14:paraId="44F605C3" w14:textId="77777777" w:rsidTr="00FA5C19">
        <w:tc>
          <w:tcPr>
            <w:tcW w:w="0" w:type="auto"/>
            <w:tcMar>
              <w:top w:w="30" w:type="dxa"/>
              <w:left w:w="30" w:type="dxa"/>
              <w:bottom w:w="20" w:type="dxa"/>
              <w:right w:w="30" w:type="dxa"/>
            </w:tcMar>
          </w:tcPr>
          <w:p w14:paraId="54A6EECF" w14:textId="77777777" w:rsidR="00FA5C19" w:rsidRDefault="006D6C31">
            <w:r>
              <w:rPr>
                <w:rFonts w:ascii="Calibri" w:eastAsia="PMingLiU" w:hAnsi="Calibri" w:cs="Arial"/>
              </w:rPr>
              <w:t>total_assets</w:t>
            </w:r>
          </w:p>
        </w:tc>
        <w:tc>
          <w:tcPr>
            <w:tcW w:w="0" w:type="auto"/>
            <w:tcMar>
              <w:top w:w="30" w:type="dxa"/>
              <w:left w:w="30" w:type="dxa"/>
              <w:bottom w:w="20" w:type="dxa"/>
              <w:right w:w="30" w:type="dxa"/>
            </w:tcMar>
          </w:tcPr>
          <w:p w14:paraId="23245C4F" w14:textId="77777777" w:rsidR="00FA5C19" w:rsidRDefault="006D6C31">
            <w:r>
              <w:rPr>
                <w:rFonts w:ascii="Calibri" w:eastAsia="PMingLiU" w:hAnsi="Calibri" w:cs="Arial"/>
              </w:rPr>
              <w:t>Total assets</w:t>
            </w:r>
          </w:p>
        </w:tc>
      </w:tr>
      <w:tr w:rsidR="00FA5C19" w14:paraId="08665CA8" w14:textId="77777777" w:rsidTr="00FA5C19">
        <w:tc>
          <w:tcPr>
            <w:tcW w:w="0" w:type="auto"/>
            <w:tcMar>
              <w:top w:w="30" w:type="dxa"/>
              <w:left w:w="30" w:type="dxa"/>
              <w:bottom w:w="20" w:type="dxa"/>
              <w:right w:w="30" w:type="dxa"/>
            </w:tcMar>
          </w:tcPr>
          <w:p w14:paraId="2D47D31F" w14:textId="77777777" w:rsidR="00FA5C19" w:rsidRDefault="006D6C31">
            <w:r>
              <w:rPr>
                <w:rFonts w:ascii="Calibri" w:eastAsia="PMingLiU" w:hAnsi="Calibri" w:cs="Arial"/>
              </w:rPr>
              <w:t>source_system</w:t>
            </w:r>
          </w:p>
        </w:tc>
        <w:tc>
          <w:tcPr>
            <w:tcW w:w="0" w:type="auto"/>
            <w:tcMar>
              <w:top w:w="30" w:type="dxa"/>
              <w:left w:w="30" w:type="dxa"/>
              <w:bottom w:w="20" w:type="dxa"/>
              <w:right w:w="30" w:type="dxa"/>
            </w:tcMar>
          </w:tcPr>
          <w:p w14:paraId="377B1877" w14:textId="77777777" w:rsidR="00FA5C19" w:rsidRDefault="006D6C31">
            <w:r>
              <w:rPr>
                <w:rFonts w:ascii="Calibri" w:eastAsia="PMingLiU" w:hAnsi="Calibri" w:cs="Arial"/>
              </w:rPr>
              <w:t>Source System</w:t>
            </w:r>
          </w:p>
        </w:tc>
      </w:tr>
      <w:tr w:rsidR="00FA5C19" w14:paraId="0219C2C5" w14:textId="77777777" w:rsidTr="00FA5C19">
        <w:tc>
          <w:tcPr>
            <w:tcW w:w="0" w:type="auto"/>
            <w:tcMar>
              <w:top w:w="30" w:type="dxa"/>
              <w:left w:w="30" w:type="dxa"/>
              <w:bottom w:w="20" w:type="dxa"/>
              <w:right w:w="30" w:type="dxa"/>
            </w:tcMar>
          </w:tcPr>
          <w:p w14:paraId="59FD6130" w14:textId="77777777" w:rsidR="00FA5C19" w:rsidRDefault="006D6C31">
            <w:r>
              <w:rPr>
                <w:rFonts w:ascii="Calibri" w:eastAsia="PMingLiU" w:hAnsi="Calibri" w:cs="Arial"/>
              </w:rPr>
              <w:t>staging_source</w:t>
            </w:r>
          </w:p>
        </w:tc>
        <w:tc>
          <w:tcPr>
            <w:tcW w:w="0" w:type="auto"/>
            <w:tcMar>
              <w:top w:w="30" w:type="dxa"/>
              <w:left w:w="30" w:type="dxa"/>
              <w:bottom w:w="20" w:type="dxa"/>
              <w:right w:w="30" w:type="dxa"/>
            </w:tcMar>
          </w:tcPr>
          <w:p w14:paraId="68864534" w14:textId="77777777" w:rsidR="00FA5C19" w:rsidRDefault="006D6C31">
            <w:r>
              <w:rPr>
                <w:rFonts w:ascii="Calibri" w:eastAsia="PMingLiU" w:hAnsi="Calibri" w:cs="Arial"/>
              </w:rPr>
              <w:t>Staging Source</w:t>
            </w:r>
          </w:p>
        </w:tc>
      </w:tr>
      <w:tr w:rsidR="00FA5C19" w14:paraId="41A77A89" w14:textId="77777777" w:rsidTr="00FA5C19">
        <w:tc>
          <w:tcPr>
            <w:tcW w:w="0" w:type="auto"/>
            <w:tcMar>
              <w:top w:w="30" w:type="dxa"/>
              <w:left w:w="30" w:type="dxa"/>
              <w:bottom w:w="20" w:type="dxa"/>
              <w:right w:w="30" w:type="dxa"/>
            </w:tcMar>
          </w:tcPr>
          <w:p w14:paraId="3151C21B" w14:textId="77777777" w:rsidR="00FA5C19" w:rsidRDefault="006D6C31">
            <w:r>
              <w:rPr>
                <w:rFonts w:ascii="Calibri" w:eastAsia="PMingLiU" w:hAnsi="Calibri" w:cs="Arial"/>
              </w:rPr>
              <w:t>moodys_rating</w:t>
            </w:r>
          </w:p>
        </w:tc>
        <w:tc>
          <w:tcPr>
            <w:tcW w:w="0" w:type="auto"/>
            <w:tcMar>
              <w:top w:w="30" w:type="dxa"/>
              <w:left w:w="30" w:type="dxa"/>
              <w:bottom w:w="20" w:type="dxa"/>
              <w:right w:w="30" w:type="dxa"/>
            </w:tcMar>
          </w:tcPr>
          <w:p w14:paraId="289044AD" w14:textId="77777777" w:rsidR="00FA5C19" w:rsidRDefault="006D6C31">
            <w:r>
              <w:rPr>
                <w:rFonts w:ascii="Calibri" w:eastAsia="PMingLiU" w:hAnsi="Calibri" w:cs="Arial"/>
              </w:rPr>
              <w:t>Moody's Rating</w:t>
            </w:r>
          </w:p>
        </w:tc>
      </w:tr>
      <w:tr w:rsidR="00FA5C19" w14:paraId="4EC380A2" w14:textId="77777777" w:rsidTr="00FA5C19">
        <w:tc>
          <w:tcPr>
            <w:tcW w:w="0" w:type="auto"/>
            <w:tcMar>
              <w:top w:w="30" w:type="dxa"/>
              <w:left w:w="30" w:type="dxa"/>
              <w:bottom w:w="20" w:type="dxa"/>
              <w:right w:w="30" w:type="dxa"/>
            </w:tcMar>
          </w:tcPr>
          <w:p w14:paraId="5114C3DE" w14:textId="77777777" w:rsidR="00FA5C19" w:rsidRDefault="006D6C31">
            <w:r>
              <w:rPr>
                <w:rFonts w:ascii="Calibri" w:eastAsia="PMingLiU" w:hAnsi="Calibri" w:cs="Arial"/>
              </w:rPr>
              <w:t>sp_rating</w:t>
            </w:r>
          </w:p>
        </w:tc>
        <w:tc>
          <w:tcPr>
            <w:tcW w:w="0" w:type="auto"/>
            <w:tcMar>
              <w:top w:w="30" w:type="dxa"/>
              <w:left w:w="30" w:type="dxa"/>
              <w:bottom w:w="20" w:type="dxa"/>
              <w:right w:w="30" w:type="dxa"/>
            </w:tcMar>
          </w:tcPr>
          <w:p w14:paraId="24AAFD48" w14:textId="77777777" w:rsidR="00FA5C19" w:rsidRDefault="006D6C31">
            <w:r>
              <w:rPr>
                <w:rFonts w:ascii="Calibri" w:eastAsia="PMingLiU" w:hAnsi="Calibri" w:cs="Arial"/>
              </w:rPr>
              <w:t>S&amp;P Rating</w:t>
            </w:r>
          </w:p>
        </w:tc>
      </w:tr>
      <w:tr w:rsidR="00FA5C19" w14:paraId="30238320" w14:textId="77777777" w:rsidTr="00FA5C19">
        <w:tc>
          <w:tcPr>
            <w:tcW w:w="0" w:type="auto"/>
            <w:tcMar>
              <w:top w:w="30" w:type="dxa"/>
              <w:left w:w="30" w:type="dxa"/>
              <w:bottom w:w="20" w:type="dxa"/>
              <w:right w:w="30" w:type="dxa"/>
            </w:tcMar>
          </w:tcPr>
          <w:p w14:paraId="3D2A99A6" w14:textId="77777777" w:rsidR="00FA5C19" w:rsidRDefault="006D6C31">
            <w:r>
              <w:rPr>
                <w:rFonts w:ascii="Calibri" w:eastAsia="PMingLiU" w:hAnsi="Calibri" w:cs="Arial"/>
              </w:rPr>
              <w:t>car_rating</w:t>
            </w:r>
          </w:p>
        </w:tc>
        <w:tc>
          <w:tcPr>
            <w:tcW w:w="0" w:type="auto"/>
            <w:tcMar>
              <w:top w:w="30" w:type="dxa"/>
              <w:left w:w="30" w:type="dxa"/>
              <w:bottom w:w="20" w:type="dxa"/>
              <w:right w:w="30" w:type="dxa"/>
            </w:tcMar>
          </w:tcPr>
          <w:p w14:paraId="26554422" w14:textId="77777777" w:rsidR="00FA5C19" w:rsidRDefault="006D6C31">
            <w:r>
              <w:rPr>
                <w:rFonts w:ascii="Calibri" w:eastAsia="PMingLiU" w:hAnsi="Calibri" w:cs="Arial"/>
              </w:rPr>
              <w:t>CAR Rating</w:t>
            </w:r>
          </w:p>
        </w:tc>
      </w:tr>
      <w:tr w:rsidR="00FA5C19" w14:paraId="5F9623A9" w14:textId="77777777" w:rsidTr="00FA5C19">
        <w:tc>
          <w:tcPr>
            <w:tcW w:w="0" w:type="auto"/>
            <w:tcMar>
              <w:top w:w="30" w:type="dxa"/>
              <w:left w:w="30" w:type="dxa"/>
              <w:bottom w:w="20" w:type="dxa"/>
              <w:right w:w="30" w:type="dxa"/>
            </w:tcMar>
          </w:tcPr>
          <w:p w14:paraId="5D6A33FF" w14:textId="77777777" w:rsidR="00FA5C19" w:rsidRDefault="006D6C31">
            <w:r>
              <w:rPr>
                <w:rFonts w:ascii="Calibri" w:eastAsia="PMingLiU" w:hAnsi="Calibri" w:cs="Arial"/>
              </w:rPr>
              <w:t>internal_rating</w:t>
            </w:r>
          </w:p>
        </w:tc>
        <w:tc>
          <w:tcPr>
            <w:tcW w:w="0" w:type="auto"/>
            <w:tcMar>
              <w:top w:w="30" w:type="dxa"/>
              <w:left w:w="30" w:type="dxa"/>
              <w:bottom w:w="20" w:type="dxa"/>
              <w:right w:w="30" w:type="dxa"/>
            </w:tcMar>
          </w:tcPr>
          <w:p w14:paraId="4E59A184" w14:textId="77777777" w:rsidR="00FA5C19" w:rsidRDefault="006D6C31">
            <w:r>
              <w:rPr>
                <w:rFonts w:ascii="Calibri" w:eastAsia="PMingLiU" w:hAnsi="Calibri" w:cs="Arial"/>
              </w:rPr>
              <w:t>Internal Rating</w:t>
            </w:r>
          </w:p>
        </w:tc>
      </w:tr>
      <w:tr w:rsidR="00FA5C19" w14:paraId="37DBCABF" w14:textId="77777777" w:rsidTr="00FA5C19">
        <w:tc>
          <w:tcPr>
            <w:tcW w:w="0" w:type="auto"/>
            <w:tcMar>
              <w:top w:w="30" w:type="dxa"/>
              <w:left w:w="30" w:type="dxa"/>
              <w:bottom w:w="20" w:type="dxa"/>
              <w:right w:w="30" w:type="dxa"/>
            </w:tcMar>
          </w:tcPr>
          <w:p w14:paraId="1DE2FB04" w14:textId="77777777" w:rsidR="00FA5C19" w:rsidRDefault="006D6C31">
            <w:r>
              <w:rPr>
                <w:rFonts w:ascii="Calibri" w:eastAsia="PMingLiU" w:hAnsi="Calibri" w:cs="Arial"/>
              </w:rPr>
              <w:t>final_external_rating</w:t>
            </w:r>
          </w:p>
        </w:tc>
        <w:tc>
          <w:tcPr>
            <w:tcW w:w="0" w:type="auto"/>
            <w:tcMar>
              <w:top w:w="30" w:type="dxa"/>
              <w:left w:w="30" w:type="dxa"/>
              <w:bottom w:w="20" w:type="dxa"/>
              <w:right w:w="30" w:type="dxa"/>
            </w:tcMar>
          </w:tcPr>
          <w:p w14:paraId="27C47C28" w14:textId="77777777" w:rsidR="00FA5C19" w:rsidRDefault="006D6C31">
            <w:r>
              <w:rPr>
                <w:rFonts w:ascii="Calibri" w:eastAsia="PMingLiU" w:hAnsi="Calibri" w:cs="Arial"/>
              </w:rPr>
              <w:t>Final External Rating</w:t>
            </w:r>
          </w:p>
        </w:tc>
      </w:tr>
      <w:tr w:rsidR="00FA5C19" w14:paraId="7E3CC41B" w14:textId="77777777" w:rsidTr="00FA5C19">
        <w:tc>
          <w:tcPr>
            <w:tcW w:w="0" w:type="auto"/>
            <w:tcMar>
              <w:top w:w="30" w:type="dxa"/>
              <w:left w:w="30" w:type="dxa"/>
              <w:bottom w:w="20" w:type="dxa"/>
              <w:right w:w="30" w:type="dxa"/>
            </w:tcMar>
          </w:tcPr>
          <w:p w14:paraId="05FDCE6B" w14:textId="77777777" w:rsidR="00FA5C19" w:rsidRDefault="006D6C31">
            <w:r>
              <w:rPr>
                <w:rFonts w:ascii="Calibri" w:eastAsia="PMingLiU" w:hAnsi="Calibri" w:cs="Arial"/>
              </w:rPr>
              <w:t>simulated</w:t>
            </w:r>
          </w:p>
        </w:tc>
        <w:tc>
          <w:tcPr>
            <w:tcW w:w="0" w:type="auto"/>
            <w:tcMar>
              <w:top w:w="30" w:type="dxa"/>
              <w:left w:w="30" w:type="dxa"/>
              <w:bottom w:w="20" w:type="dxa"/>
              <w:right w:w="30" w:type="dxa"/>
            </w:tcMar>
          </w:tcPr>
          <w:p w14:paraId="74E487DB" w14:textId="77777777" w:rsidR="00FA5C19" w:rsidRDefault="006D6C31">
            <w:r>
              <w:rPr>
                <w:rFonts w:ascii="Calibri" w:eastAsia="PMingLiU" w:hAnsi="Calibri" w:cs="Arial"/>
              </w:rPr>
              <w:t>Simulated</w:t>
            </w:r>
          </w:p>
        </w:tc>
      </w:tr>
      <w:tr w:rsidR="00FA5C19" w14:paraId="120B846E" w14:textId="77777777" w:rsidTr="00FA5C19">
        <w:tc>
          <w:tcPr>
            <w:tcW w:w="0" w:type="auto"/>
            <w:tcMar>
              <w:top w:w="30" w:type="dxa"/>
              <w:left w:w="30" w:type="dxa"/>
              <w:bottom w:w="20" w:type="dxa"/>
              <w:right w:w="30" w:type="dxa"/>
            </w:tcMar>
          </w:tcPr>
          <w:p w14:paraId="7C3C4135" w14:textId="77777777" w:rsidR="00FA5C19" w:rsidRDefault="006D6C31">
            <w:r>
              <w:rPr>
                <w:rFonts w:ascii="Calibri" w:eastAsia="PMingLiU" w:hAnsi="Calibri" w:cs="Arial"/>
              </w:rPr>
              <w:t>remark</w:t>
            </w:r>
          </w:p>
        </w:tc>
        <w:tc>
          <w:tcPr>
            <w:tcW w:w="0" w:type="auto"/>
            <w:tcMar>
              <w:top w:w="30" w:type="dxa"/>
              <w:left w:w="30" w:type="dxa"/>
              <w:bottom w:w="20" w:type="dxa"/>
              <w:right w:w="30" w:type="dxa"/>
            </w:tcMar>
          </w:tcPr>
          <w:p w14:paraId="2E9E82C5" w14:textId="77777777" w:rsidR="00FA5C19" w:rsidRDefault="006D6C31">
            <w:r>
              <w:rPr>
                <w:rFonts w:ascii="Calibri" w:eastAsia="PMingLiU" w:hAnsi="Calibri" w:cs="Arial"/>
              </w:rPr>
              <w:t>Remark</w:t>
            </w:r>
          </w:p>
        </w:tc>
      </w:tr>
      <w:tr w:rsidR="00FA5C19" w14:paraId="7580C1DB" w14:textId="77777777" w:rsidTr="00FA5C19">
        <w:tc>
          <w:tcPr>
            <w:tcW w:w="0" w:type="auto"/>
            <w:tcMar>
              <w:top w:w="30" w:type="dxa"/>
              <w:left w:w="30" w:type="dxa"/>
              <w:bottom w:w="20" w:type="dxa"/>
              <w:right w:w="30" w:type="dxa"/>
            </w:tcMar>
          </w:tcPr>
          <w:p w14:paraId="5EE420AA" w14:textId="77777777" w:rsidR="00FA5C19" w:rsidRDefault="006D6C31">
            <w:r>
              <w:rPr>
                <w:rFonts w:ascii="Calibri" w:eastAsia="PMingLiU" w:hAnsi="Calibri" w:cs="Arial"/>
              </w:rPr>
              <w:t>import_source</w:t>
            </w:r>
          </w:p>
        </w:tc>
        <w:tc>
          <w:tcPr>
            <w:tcW w:w="0" w:type="auto"/>
            <w:tcMar>
              <w:top w:w="30" w:type="dxa"/>
              <w:left w:w="30" w:type="dxa"/>
              <w:bottom w:w="20" w:type="dxa"/>
              <w:right w:w="30" w:type="dxa"/>
            </w:tcMar>
          </w:tcPr>
          <w:p w14:paraId="70C5F624" w14:textId="77777777" w:rsidR="00FA5C19" w:rsidRDefault="006D6C31">
            <w:r>
              <w:rPr>
                <w:rFonts w:ascii="Calibri" w:eastAsia="PMingLiU" w:hAnsi="Calibri" w:cs="Arial"/>
              </w:rPr>
              <w:t>Import Source</w:t>
            </w:r>
          </w:p>
        </w:tc>
      </w:tr>
    </w:tbl>
    <w:p w14:paraId="6799D548" w14:textId="77777777" w:rsidR="00FA5C19" w:rsidRDefault="006D6C31">
      <w:pPr>
        <w:pStyle w:val="Heading2"/>
      </w:pPr>
      <w:bookmarkStart w:id="531" w:name="_Toc256000010"/>
      <w:bookmarkStart w:id="532" w:name="scroll-bookmark-12"/>
      <w:r>
        <w:t>Exposure</w:t>
      </w:r>
      <w:bookmarkEnd w:id="531"/>
      <w:bookmarkEnd w:id="532"/>
    </w:p>
    <w:p w14:paraId="13982C8F" w14:textId="77777777" w:rsidR="00FA5C19" w:rsidRDefault="006D6C31">
      <w:pPr>
        <w:pStyle w:val="Heading3"/>
      </w:pPr>
      <w:bookmarkStart w:id="533" w:name="_Toc256000011"/>
      <w:bookmarkStart w:id="534" w:name="scroll-bookmark-13"/>
      <w:r>
        <w:t>Loandepo</w:t>
      </w:r>
      <w:bookmarkEnd w:id="533"/>
      <w:bookmarkEnd w:id="534"/>
    </w:p>
    <w:p w14:paraId="4FF23806" w14:textId="77777777" w:rsidR="00FA5C19" w:rsidRDefault="00447CFA">
      <w:hyperlink r:id="rId40" w:history="1">
        <w:r w:rsidR="006D6C31">
          <w:rPr>
            <w:rStyle w:val="Hyperlink"/>
          </w:rPr>
          <w:t>LOANDEPO Fields</w:t>
        </w:r>
      </w:hyperlink>
    </w:p>
    <w:tbl>
      <w:tblPr>
        <w:tblStyle w:val="ScrollTableNormal"/>
        <w:tblW w:w="5000" w:type="pct"/>
        <w:tblLook w:val="0020" w:firstRow="1" w:lastRow="0" w:firstColumn="0" w:lastColumn="0" w:noHBand="0" w:noVBand="0"/>
        <w:tblPrChange w:id="535" w:author="Lo Yuen San, Sandy (non-empl)" w:date="2019-11-21T22:13:00Z">
          <w:tblPr>
            <w:tblStyle w:val="ScrollTableNormal"/>
            <w:tblW w:w="5000" w:type="pct"/>
            <w:tblLook w:val="0020" w:firstRow="1" w:lastRow="0" w:firstColumn="0" w:lastColumn="0" w:noHBand="0" w:noVBand="0"/>
          </w:tblPr>
        </w:tblPrChange>
      </w:tblPr>
      <w:tblGrid>
        <w:gridCol w:w="3200"/>
        <w:gridCol w:w="1809"/>
        <w:gridCol w:w="4341"/>
        <w:tblGridChange w:id="536">
          <w:tblGrid>
            <w:gridCol w:w="3200"/>
            <w:gridCol w:w="554"/>
            <w:gridCol w:w="1255"/>
            <w:gridCol w:w="995"/>
            <w:gridCol w:w="3346"/>
          </w:tblGrid>
        </w:tblGridChange>
      </w:tblGrid>
      <w:tr w:rsidR="00FA5C19" w14:paraId="1BFFD7AF"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Change w:id="537" w:author="Lo Yuen San, Sandy (non-empl)" w:date="2019-11-21T22:13:00Z">
              <w:tcPr>
                <w:tcW w:w="0" w:type="auto"/>
                <w:gridSpan w:val="2"/>
                <w:tcMar>
                  <w:top w:w="30" w:type="dxa"/>
                  <w:left w:w="30" w:type="dxa"/>
                  <w:bottom w:w="20" w:type="dxa"/>
                  <w:right w:w="30" w:type="dxa"/>
                </w:tcMar>
              </w:tcPr>
            </w:tcPrChange>
          </w:tcPr>
          <w:p w14:paraId="1A5C225D"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RFO Field</w:t>
            </w:r>
          </w:p>
        </w:tc>
        <w:tc>
          <w:tcPr>
            <w:tcW w:w="0" w:type="auto"/>
            <w:tcMar>
              <w:top w:w="30" w:type="dxa"/>
              <w:left w:w="30" w:type="dxa"/>
              <w:bottom w:w="20" w:type="dxa"/>
              <w:right w:w="30" w:type="dxa"/>
            </w:tcMar>
            <w:tcPrChange w:id="538" w:author="Lo Yuen San, Sandy (non-empl)" w:date="2019-11-21T22:13:00Z">
              <w:tcPr>
                <w:tcW w:w="0" w:type="auto"/>
                <w:gridSpan w:val="2"/>
                <w:tcMar>
                  <w:top w:w="30" w:type="dxa"/>
                  <w:left w:w="30" w:type="dxa"/>
                  <w:bottom w:w="20" w:type="dxa"/>
                  <w:right w:w="30" w:type="dxa"/>
                </w:tcMar>
              </w:tcPr>
            </w:tcPrChange>
          </w:tcPr>
          <w:p w14:paraId="5B9EF7A4"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Display Field</w:t>
            </w:r>
          </w:p>
        </w:tc>
        <w:tc>
          <w:tcPr>
            <w:tcW w:w="0" w:type="auto"/>
            <w:tcMar>
              <w:top w:w="30" w:type="dxa"/>
              <w:left w:w="30" w:type="dxa"/>
              <w:bottom w:w="20" w:type="dxa"/>
              <w:right w:w="30" w:type="dxa"/>
            </w:tcMar>
            <w:tcPrChange w:id="539" w:author="Lo Yuen San, Sandy (non-empl)" w:date="2019-11-21T22:13:00Z">
              <w:tcPr>
                <w:tcW w:w="0" w:type="auto"/>
                <w:tcMar>
                  <w:top w:w="30" w:type="dxa"/>
                  <w:left w:w="30" w:type="dxa"/>
                  <w:bottom w:w="20" w:type="dxa"/>
                  <w:right w:w="30" w:type="dxa"/>
                </w:tcMar>
              </w:tcPr>
            </w:tcPrChange>
          </w:tcPr>
          <w:p w14:paraId="7C8F2EB5"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Comments</w:t>
            </w:r>
          </w:p>
        </w:tc>
      </w:tr>
      <w:tr w:rsidR="00FA5C19" w14:paraId="3B73889C" w14:textId="77777777" w:rsidTr="00FA5C19">
        <w:tc>
          <w:tcPr>
            <w:tcW w:w="0" w:type="auto"/>
            <w:tcMar>
              <w:top w:w="30" w:type="dxa"/>
              <w:left w:w="30" w:type="dxa"/>
              <w:bottom w:w="20" w:type="dxa"/>
              <w:right w:w="30" w:type="dxa"/>
            </w:tcMar>
            <w:tcPrChange w:id="540" w:author="Lo Yuen San, Sandy (non-empl)" w:date="2019-11-21T22:13:00Z">
              <w:tcPr>
                <w:tcW w:w="0" w:type="auto"/>
                <w:gridSpan w:val="2"/>
                <w:tcMar>
                  <w:top w:w="30" w:type="dxa"/>
                  <w:left w:w="30" w:type="dxa"/>
                  <w:bottom w:w="20" w:type="dxa"/>
                  <w:right w:w="30" w:type="dxa"/>
                </w:tcMar>
              </w:tcPr>
            </w:tcPrChange>
          </w:tcPr>
          <w:p w14:paraId="410206DA" w14:textId="77777777" w:rsidR="00FA5C19" w:rsidRDefault="006D6C31">
            <w:r>
              <w:rPr>
                <w:rFonts w:ascii="Calibri" w:eastAsia="PMingLiU" w:hAnsi="Calibri" w:cs="Arial"/>
              </w:rPr>
              <w:t>COUNTERPARTY_CODE</w:t>
            </w:r>
          </w:p>
        </w:tc>
        <w:tc>
          <w:tcPr>
            <w:tcW w:w="0" w:type="auto"/>
            <w:tcMar>
              <w:top w:w="30" w:type="dxa"/>
              <w:left w:w="30" w:type="dxa"/>
              <w:bottom w:w="20" w:type="dxa"/>
              <w:right w:w="30" w:type="dxa"/>
            </w:tcMar>
            <w:tcPrChange w:id="541" w:author="Lo Yuen San, Sandy (non-empl)" w:date="2019-11-21T22:13:00Z">
              <w:tcPr>
                <w:tcW w:w="0" w:type="auto"/>
                <w:gridSpan w:val="2"/>
                <w:tcMar>
                  <w:top w:w="30" w:type="dxa"/>
                  <w:left w:w="30" w:type="dxa"/>
                  <w:bottom w:w="20" w:type="dxa"/>
                  <w:right w:w="30" w:type="dxa"/>
                </w:tcMar>
              </w:tcPr>
            </w:tcPrChange>
          </w:tcPr>
          <w:p w14:paraId="05CDAE78" w14:textId="77777777" w:rsidR="00FA5C19" w:rsidRDefault="006D6C31">
            <w:r>
              <w:rPr>
                <w:rFonts w:ascii="Calibri" w:eastAsia="PMingLiU" w:hAnsi="Calibri" w:cs="Arial"/>
              </w:rPr>
              <w:t>&lt;not shown&gt;</w:t>
            </w:r>
          </w:p>
        </w:tc>
        <w:tc>
          <w:tcPr>
            <w:tcW w:w="0" w:type="auto"/>
            <w:tcMar>
              <w:top w:w="30" w:type="dxa"/>
              <w:left w:w="30" w:type="dxa"/>
              <w:bottom w:w="20" w:type="dxa"/>
              <w:right w:w="30" w:type="dxa"/>
            </w:tcMar>
            <w:tcPrChange w:id="542" w:author="Lo Yuen San, Sandy (non-empl)" w:date="2019-11-21T22:13:00Z">
              <w:tcPr>
                <w:tcW w:w="0" w:type="auto"/>
                <w:tcMar>
                  <w:top w:w="30" w:type="dxa"/>
                  <w:left w:w="30" w:type="dxa"/>
                  <w:bottom w:w="20" w:type="dxa"/>
                  <w:right w:w="30" w:type="dxa"/>
                </w:tcMar>
              </w:tcPr>
            </w:tcPrChange>
          </w:tcPr>
          <w:p w14:paraId="3EAAD9D5" w14:textId="77777777" w:rsidR="00FA5C19" w:rsidRDefault="00FA5C19"/>
        </w:tc>
      </w:tr>
      <w:tr w:rsidR="00FA5C19" w14:paraId="3A1C0AB4" w14:textId="77777777" w:rsidTr="00FA5C19">
        <w:tc>
          <w:tcPr>
            <w:tcW w:w="0" w:type="auto"/>
            <w:tcMar>
              <w:top w:w="30" w:type="dxa"/>
              <w:left w:w="30" w:type="dxa"/>
              <w:bottom w:w="20" w:type="dxa"/>
              <w:right w:w="30" w:type="dxa"/>
            </w:tcMar>
            <w:tcPrChange w:id="543" w:author="Lo Yuen San, Sandy (non-empl)" w:date="2019-11-21T22:13:00Z">
              <w:tcPr>
                <w:tcW w:w="0" w:type="auto"/>
                <w:gridSpan w:val="2"/>
                <w:tcMar>
                  <w:top w:w="30" w:type="dxa"/>
                  <w:left w:w="30" w:type="dxa"/>
                  <w:bottom w:w="20" w:type="dxa"/>
                  <w:right w:w="30" w:type="dxa"/>
                </w:tcMar>
              </w:tcPr>
            </w:tcPrChange>
          </w:tcPr>
          <w:p w14:paraId="5A4CA668" w14:textId="77777777" w:rsidR="00FA5C19" w:rsidRDefault="006D6C31">
            <w:r>
              <w:rPr>
                <w:rFonts w:ascii="Calibri" w:eastAsia="PMingLiU" w:hAnsi="Calibri" w:cs="Arial"/>
              </w:rPr>
              <w:t>CONTRACT_REFERENCE</w:t>
            </w:r>
          </w:p>
        </w:tc>
        <w:tc>
          <w:tcPr>
            <w:tcW w:w="0" w:type="auto"/>
            <w:tcMar>
              <w:top w:w="30" w:type="dxa"/>
              <w:left w:w="30" w:type="dxa"/>
              <w:bottom w:w="20" w:type="dxa"/>
              <w:right w:w="30" w:type="dxa"/>
            </w:tcMar>
            <w:tcPrChange w:id="544" w:author="Lo Yuen San, Sandy (non-empl)" w:date="2019-11-21T22:13:00Z">
              <w:tcPr>
                <w:tcW w:w="0" w:type="auto"/>
                <w:gridSpan w:val="2"/>
                <w:tcMar>
                  <w:top w:w="30" w:type="dxa"/>
                  <w:left w:w="30" w:type="dxa"/>
                  <w:bottom w:w="20" w:type="dxa"/>
                  <w:right w:w="30" w:type="dxa"/>
                </w:tcMar>
              </w:tcPr>
            </w:tcPrChange>
          </w:tcPr>
          <w:p w14:paraId="4998C689" w14:textId="77777777" w:rsidR="00FA5C19" w:rsidRDefault="006D6C31">
            <w:r>
              <w:rPr>
                <w:rFonts w:ascii="Calibri" w:eastAsia="PMingLiU" w:hAnsi="Calibri" w:cs="Arial"/>
              </w:rPr>
              <w:t>Contract Reference</w:t>
            </w:r>
          </w:p>
        </w:tc>
        <w:tc>
          <w:tcPr>
            <w:tcW w:w="0" w:type="auto"/>
            <w:tcMar>
              <w:top w:w="30" w:type="dxa"/>
              <w:left w:w="30" w:type="dxa"/>
              <w:bottom w:w="20" w:type="dxa"/>
              <w:right w:w="30" w:type="dxa"/>
            </w:tcMar>
            <w:tcPrChange w:id="545" w:author="Lo Yuen San, Sandy (non-empl)" w:date="2019-11-21T22:13:00Z">
              <w:tcPr>
                <w:tcW w:w="0" w:type="auto"/>
                <w:tcMar>
                  <w:top w:w="30" w:type="dxa"/>
                  <w:left w:w="30" w:type="dxa"/>
                  <w:bottom w:w="20" w:type="dxa"/>
                  <w:right w:w="30" w:type="dxa"/>
                </w:tcMar>
              </w:tcPr>
            </w:tcPrChange>
          </w:tcPr>
          <w:p w14:paraId="05055F0C" w14:textId="77777777" w:rsidR="00FA5C19" w:rsidRDefault="00FA5C19"/>
        </w:tc>
      </w:tr>
      <w:tr w:rsidR="00FA5C19" w14:paraId="640F0F27" w14:textId="77777777" w:rsidTr="00FA5C19">
        <w:tc>
          <w:tcPr>
            <w:tcW w:w="0" w:type="auto"/>
            <w:tcMar>
              <w:top w:w="30" w:type="dxa"/>
              <w:left w:w="30" w:type="dxa"/>
              <w:bottom w:w="20" w:type="dxa"/>
              <w:right w:w="30" w:type="dxa"/>
            </w:tcMar>
            <w:tcPrChange w:id="546" w:author="Lo Yuen San, Sandy (non-empl)" w:date="2019-11-21T22:13:00Z">
              <w:tcPr>
                <w:tcW w:w="0" w:type="auto"/>
                <w:gridSpan w:val="2"/>
                <w:tcMar>
                  <w:top w:w="30" w:type="dxa"/>
                  <w:left w:w="30" w:type="dxa"/>
                  <w:bottom w:w="20" w:type="dxa"/>
                  <w:right w:w="30" w:type="dxa"/>
                </w:tcMar>
              </w:tcPr>
            </w:tcPrChange>
          </w:tcPr>
          <w:p w14:paraId="60D36FD5" w14:textId="77777777" w:rsidR="00FA5C19" w:rsidRDefault="006D6C31">
            <w:r>
              <w:rPr>
                <w:rFonts w:ascii="Calibri" w:eastAsia="PMingLiU" w:hAnsi="Calibri" w:cs="Arial"/>
              </w:rPr>
              <w:t>CONTRACT_TYPE</w:t>
            </w:r>
          </w:p>
        </w:tc>
        <w:tc>
          <w:tcPr>
            <w:tcW w:w="0" w:type="auto"/>
            <w:tcMar>
              <w:top w:w="30" w:type="dxa"/>
              <w:left w:w="30" w:type="dxa"/>
              <w:bottom w:w="20" w:type="dxa"/>
              <w:right w:w="30" w:type="dxa"/>
            </w:tcMar>
            <w:tcPrChange w:id="547" w:author="Lo Yuen San, Sandy (non-empl)" w:date="2019-11-21T22:13:00Z">
              <w:tcPr>
                <w:tcW w:w="0" w:type="auto"/>
                <w:gridSpan w:val="2"/>
                <w:tcMar>
                  <w:top w:w="30" w:type="dxa"/>
                  <w:left w:w="30" w:type="dxa"/>
                  <w:bottom w:w="20" w:type="dxa"/>
                  <w:right w:w="30" w:type="dxa"/>
                </w:tcMar>
              </w:tcPr>
            </w:tcPrChange>
          </w:tcPr>
          <w:p w14:paraId="2A76336B" w14:textId="77777777" w:rsidR="00FA5C19" w:rsidRDefault="006D6C31">
            <w:r>
              <w:rPr>
                <w:rFonts w:ascii="Calibri" w:eastAsia="PMingLiU" w:hAnsi="Calibri" w:cs="Arial"/>
              </w:rPr>
              <w:t>Contract Type</w:t>
            </w:r>
          </w:p>
        </w:tc>
        <w:tc>
          <w:tcPr>
            <w:tcW w:w="0" w:type="auto"/>
            <w:tcMar>
              <w:top w:w="30" w:type="dxa"/>
              <w:left w:w="30" w:type="dxa"/>
              <w:bottom w:w="20" w:type="dxa"/>
              <w:right w:w="30" w:type="dxa"/>
            </w:tcMar>
            <w:tcPrChange w:id="548" w:author="Lo Yuen San, Sandy (non-empl)" w:date="2019-11-21T22:13:00Z">
              <w:tcPr>
                <w:tcW w:w="0" w:type="auto"/>
                <w:tcMar>
                  <w:top w:w="30" w:type="dxa"/>
                  <w:left w:w="30" w:type="dxa"/>
                  <w:bottom w:w="20" w:type="dxa"/>
                  <w:right w:w="30" w:type="dxa"/>
                </w:tcMar>
              </w:tcPr>
            </w:tcPrChange>
          </w:tcPr>
          <w:p w14:paraId="139F5F13" w14:textId="77777777" w:rsidR="00FA5C19" w:rsidRDefault="00FA5C19"/>
        </w:tc>
      </w:tr>
      <w:tr w:rsidR="00FA5C19" w14:paraId="008D5DC9" w14:textId="77777777" w:rsidTr="00FA5C19">
        <w:tc>
          <w:tcPr>
            <w:tcW w:w="0" w:type="auto"/>
            <w:tcMar>
              <w:top w:w="30" w:type="dxa"/>
              <w:left w:w="30" w:type="dxa"/>
              <w:bottom w:w="20" w:type="dxa"/>
              <w:right w:w="30" w:type="dxa"/>
            </w:tcMar>
            <w:tcPrChange w:id="549" w:author="Lo Yuen San, Sandy (non-empl)" w:date="2019-11-21T22:13:00Z">
              <w:tcPr>
                <w:tcW w:w="0" w:type="auto"/>
                <w:gridSpan w:val="2"/>
                <w:tcMar>
                  <w:top w:w="30" w:type="dxa"/>
                  <w:left w:w="30" w:type="dxa"/>
                  <w:bottom w:w="20" w:type="dxa"/>
                  <w:right w:w="30" w:type="dxa"/>
                </w:tcMar>
              </w:tcPr>
            </w:tcPrChange>
          </w:tcPr>
          <w:p w14:paraId="30C52E4D" w14:textId="77777777" w:rsidR="00FA5C19" w:rsidRDefault="006D6C31">
            <w:r>
              <w:rPr>
                <w:rFonts w:ascii="Calibri" w:eastAsia="PMingLiU" w:hAnsi="Calibri" w:cs="Arial"/>
              </w:rPr>
              <w:t>BOOK_CODE</w:t>
            </w:r>
          </w:p>
        </w:tc>
        <w:tc>
          <w:tcPr>
            <w:tcW w:w="0" w:type="auto"/>
            <w:tcMar>
              <w:top w:w="30" w:type="dxa"/>
              <w:left w:w="30" w:type="dxa"/>
              <w:bottom w:w="20" w:type="dxa"/>
              <w:right w:w="30" w:type="dxa"/>
            </w:tcMar>
            <w:tcPrChange w:id="550" w:author="Lo Yuen San, Sandy (non-empl)" w:date="2019-11-21T22:13:00Z">
              <w:tcPr>
                <w:tcW w:w="0" w:type="auto"/>
                <w:gridSpan w:val="2"/>
                <w:tcMar>
                  <w:top w:w="30" w:type="dxa"/>
                  <w:left w:w="30" w:type="dxa"/>
                  <w:bottom w:w="20" w:type="dxa"/>
                  <w:right w:w="30" w:type="dxa"/>
                </w:tcMar>
              </w:tcPr>
            </w:tcPrChange>
          </w:tcPr>
          <w:p w14:paraId="178DFF5D" w14:textId="77777777" w:rsidR="00FA5C19" w:rsidRDefault="006D6C31">
            <w:r>
              <w:rPr>
                <w:rFonts w:ascii="Calibri" w:eastAsia="PMingLiU" w:hAnsi="Calibri" w:cs="Arial"/>
              </w:rPr>
              <w:t>Dealbook</w:t>
            </w:r>
          </w:p>
        </w:tc>
        <w:tc>
          <w:tcPr>
            <w:tcW w:w="0" w:type="auto"/>
            <w:tcMar>
              <w:top w:w="30" w:type="dxa"/>
              <w:left w:w="30" w:type="dxa"/>
              <w:bottom w:w="20" w:type="dxa"/>
              <w:right w:w="30" w:type="dxa"/>
            </w:tcMar>
            <w:tcPrChange w:id="551" w:author="Lo Yuen San, Sandy (non-empl)" w:date="2019-11-21T22:13:00Z">
              <w:tcPr>
                <w:tcW w:w="0" w:type="auto"/>
                <w:tcMar>
                  <w:top w:w="30" w:type="dxa"/>
                  <w:left w:w="30" w:type="dxa"/>
                  <w:bottom w:w="20" w:type="dxa"/>
                  <w:right w:w="30" w:type="dxa"/>
                </w:tcMar>
              </w:tcPr>
            </w:tcPrChange>
          </w:tcPr>
          <w:p w14:paraId="3D8A5FE3" w14:textId="77777777" w:rsidR="00FA5C19" w:rsidRDefault="006F50E2">
            <w:ins w:id="552" w:author="Lo Yuen San, Sandy (non-empl)" w:date="2019-11-21T22:27:00Z">
              <w:r>
                <w:rPr>
                  <w:rFonts w:ascii="Segoe UI" w:hAnsi="Segoe UI" w:cs="Segoe UI"/>
                  <w:color w:val="172B4D"/>
                  <w:sz w:val="21"/>
                  <w:szCs w:val="21"/>
                </w:rPr>
                <w:t>Will check the use in testing</w:t>
              </w:r>
            </w:ins>
          </w:p>
        </w:tc>
      </w:tr>
      <w:tr w:rsidR="00FA5C19" w14:paraId="60D7633F" w14:textId="77777777" w:rsidTr="00FA5C19">
        <w:tc>
          <w:tcPr>
            <w:tcW w:w="0" w:type="auto"/>
            <w:tcMar>
              <w:top w:w="30" w:type="dxa"/>
              <w:left w:w="30" w:type="dxa"/>
              <w:bottom w:w="20" w:type="dxa"/>
              <w:right w:w="30" w:type="dxa"/>
            </w:tcMar>
            <w:tcPrChange w:id="553" w:author="Lo Yuen San, Sandy (non-empl)" w:date="2019-11-21T22:13:00Z">
              <w:tcPr>
                <w:tcW w:w="0" w:type="auto"/>
                <w:gridSpan w:val="2"/>
                <w:tcMar>
                  <w:top w:w="30" w:type="dxa"/>
                  <w:left w:w="30" w:type="dxa"/>
                  <w:bottom w:w="20" w:type="dxa"/>
                  <w:right w:w="30" w:type="dxa"/>
                </w:tcMar>
              </w:tcPr>
            </w:tcPrChange>
          </w:tcPr>
          <w:p w14:paraId="4A53A516" w14:textId="77777777" w:rsidR="00FA5C19" w:rsidRDefault="006D6C31">
            <w:del w:id="554" w:author="Lo Yuen San, Sandy (non-empl)" w:date="2019-11-21T22:26:00Z">
              <w:r w:rsidDel="009E4260">
                <w:rPr>
                  <w:rFonts w:ascii="Calibri" w:eastAsia="PMingLiU" w:hAnsi="Calibri" w:cs="Arial"/>
                </w:rPr>
                <w:delText>Do we need a rating for specialized projects?</w:delText>
              </w:r>
            </w:del>
          </w:p>
        </w:tc>
        <w:tc>
          <w:tcPr>
            <w:tcW w:w="0" w:type="auto"/>
            <w:tcMar>
              <w:top w:w="30" w:type="dxa"/>
              <w:left w:w="30" w:type="dxa"/>
              <w:bottom w:w="20" w:type="dxa"/>
              <w:right w:w="30" w:type="dxa"/>
            </w:tcMar>
            <w:tcPrChange w:id="555" w:author="Lo Yuen San, Sandy (non-empl)" w:date="2019-11-21T22:13:00Z">
              <w:tcPr>
                <w:tcW w:w="0" w:type="auto"/>
                <w:gridSpan w:val="2"/>
                <w:tcMar>
                  <w:top w:w="30" w:type="dxa"/>
                  <w:left w:w="30" w:type="dxa"/>
                  <w:bottom w:w="20" w:type="dxa"/>
                  <w:right w:w="30" w:type="dxa"/>
                </w:tcMar>
              </w:tcPr>
            </w:tcPrChange>
          </w:tcPr>
          <w:p w14:paraId="05F11843" w14:textId="77777777" w:rsidR="00FA5C19" w:rsidRDefault="00FA5C19"/>
        </w:tc>
        <w:tc>
          <w:tcPr>
            <w:tcW w:w="0" w:type="auto"/>
            <w:tcMar>
              <w:top w:w="30" w:type="dxa"/>
              <w:left w:w="30" w:type="dxa"/>
              <w:bottom w:w="20" w:type="dxa"/>
              <w:right w:w="30" w:type="dxa"/>
            </w:tcMar>
            <w:tcPrChange w:id="556" w:author="Lo Yuen San, Sandy (non-empl)" w:date="2019-11-21T22:13:00Z">
              <w:tcPr>
                <w:tcW w:w="0" w:type="auto"/>
                <w:tcMar>
                  <w:top w:w="30" w:type="dxa"/>
                  <w:left w:w="30" w:type="dxa"/>
                  <w:bottom w:w="20" w:type="dxa"/>
                  <w:right w:w="30" w:type="dxa"/>
                </w:tcMar>
              </w:tcPr>
            </w:tcPrChange>
          </w:tcPr>
          <w:p w14:paraId="0D3C6410" w14:textId="77777777" w:rsidR="00FA5C19" w:rsidRDefault="00FA5C19"/>
        </w:tc>
      </w:tr>
      <w:tr w:rsidR="00FA5C19" w14:paraId="233C92AB" w14:textId="77777777" w:rsidTr="00FA5C19">
        <w:tc>
          <w:tcPr>
            <w:tcW w:w="0" w:type="auto"/>
            <w:tcMar>
              <w:top w:w="30" w:type="dxa"/>
              <w:left w:w="30" w:type="dxa"/>
              <w:bottom w:w="20" w:type="dxa"/>
              <w:right w:w="30" w:type="dxa"/>
            </w:tcMar>
            <w:tcPrChange w:id="557" w:author="Lo Yuen San, Sandy (non-empl)" w:date="2019-11-21T22:13:00Z">
              <w:tcPr>
                <w:tcW w:w="0" w:type="auto"/>
                <w:gridSpan w:val="2"/>
                <w:tcMar>
                  <w:top w:w="30" w:type="dxa"/>
                  <w:left w:w="30" w:type="dxa"/>
                  <w:bottom w:w="20" w:type="dxa"/>
                  <w:right w:w="30" w:type="dxa"/>
                </w:tcMar>
              </w:tcPr>
            </w:tcPrChange>
          </w:tcPr>
          <w:p w14:paraId="420752E2" w14:textId="77777777" w:rsidR="00FA5C19" w:rsidRDefault="006D6C31">
            <w:r>
              <w:rPr>
                <w:rFonts w:ascii="Calibri" w:eastAsia="PMingLiU" w:hAnsi="Calibri" w:cs="Arial"/>
              </w:rPr>
              <w:t>DIM2</w:t>
            </w:r>
          </w:p>
        </w:tc>
        <w:tc>
          <w:tcPr>
            <w:tcW w:w="0" w:type="auto"/>
            <w:tcMar>
              <w:top w:w="30" w:type="dxa"/>
              <w:left w:w="30" w:type="dxa"/>
              <w:bottom w:w="20" w:type="dxa"/>
              <w:right w:w="30" w:type="dxa"/>
            </w:tcMar>
            <w:tcPrChange w:id="558" w:author="Lo Yuen San, Sandy (non-empl)" w:date="2019-11-21T22:13:00Z">
              <w:tcPr>
                <w:tcW w:w="0" w:type="auto"/>
                <w:gridSpan w:val="2"/>
                <w:tcMar>
                  <w:top w:w="30" w:type="dxa"/>
                  <w:left w:w="30" w:type="dxa"/>
                  <w:bottom w:w="20" w:type="dxa"/>
                  <w:right w:w="30" w:type="dxa"/>
                </w:tcMar>
              </w:tcPr>
            </w:tcPrChange>
          </w:tcPr>
          <w:p w14:paraId="2E0390A1" w14:textId="77777777" w:rsidR="00FA5C19" w:rsidRDefault="006D6C31">
            <w:r>
              <w:rPr>
                <w:rFonts w:ascii="Calibri" w:eastAsia="PMingLiU" w:hAnsi="Calibri" w:cs="Arial"/>
              </w:rPr>
              <w:t>Company Code</w:t>
            </w:r>
          </w:p>
        </w:tc>
        <w:tc>
          <w:tcPr>
            <w:tcW w:w="0" w:type="auto"/>
            <w:tcMar>
              <w:top w:w="30" w:type="dxa"/>
              <w:left w:w="30" w:type="dxa"/>
              <w:bottom w:w="20" w:type="dxa"/>
              <w:right w:w="30" w:type="dxa"/>
            </w:tcMar>
            <w:tcPrChange w:id="559" w:author="Lo Yuen San, Sandy (non-empl)" w:date="2019-11-21T22:13:00Z">
              <w:tcPr>
                <w:tcW w:w="0" w:type="auto"/>
                <w:tcMar>
                  <w:top w:w="30" w:type="dxa"/>
                  <w:left w:w="30" w:type="dxa"/>
                  <w:bottom w:w="20" w:type="dxa"/>
                  <w:right w:w="30" w:type="dxa"/>
                </w:tcMar>
              </w:tcPr>
            </w:tcPrChange>
          </w:tcPr>
          <w:p w14:paraId="59D032E0" w14:textId="77777777" w:rsidR="00FA5C19" w:rsidRDefault="00FA5C19"/>
        </w:tc>
      </w:tr>
      <w:tr w:rsidR="00FA5C19" w14:paraId="4DD6A734" w14:textId="77777777" w:rsidTr="00FA5C19">
        <w:tc>
          <w:tcPr>
            <w:tcW w:w="0" w:type="auto"/>
            <w:tcMar>
              <w:top w:w="30" w:type="dxa"/>
              <w:left w:w="30" w:type="dxa"/>
              <w:bottom w:w="20" w:type="dxa"/>
              <w:right w:w="30" w:type="dxa"/>
            </w:tcMar>
            <w:tcPrChange w:id="560" w:author="Lo Yuen San, Sandy (non-empl)" w:date="2019-11-21T22:13:00Z">
              <w:tcPr>
                <w:tcW w:w="0" w:type="auto"/>
                <w:gridSpan w:val="2"/>
                <w:tcMar>
                  <w:top w:w="30" w:type="dxa"/>
                  <w:left w:w="30" w:type="dxa"/>
                  <w:bottom w:w="20" w:type="dxa"/>
                  <w:right w:w="30" w:type="dxa"/>
                </w:tcMar>
              </w:tcPr>
            </w:tcPrChange>
          </w:tcPr>
          <w:p w14:paraId="65D3750C" w14:textId="77777777" w:rsidR="00FA5C19" w:rsidRDefault="006D6C31">
            <w:r>
              <w:rPr>
                <w:rFonts w:ascii="Calibri" w:eastAsia="PMingLiU" w:hAnsi="Calibri" w:cs="Arial"/>
              </w:rPr>
              <w:t>DIM13</w:t>
            </w:r>
          </w:p>
        </w:tc>
        <w:tc>
          <w:tcPr>
            <w:tcW w:w="0" w:type="auto"/>
            <w:tcMar>
              <w:top w:w="30" w:type="dxa"/>
              <w:left w:w="30" w:type="dxa"/>
              <w:bottom w:w="20" w:type="dxa"/>
              <w:right w:w="30" w:type="dxa"/>
            </w:tcMar>
            <w:tcPrChange w:id="561" w:author="Lo Yuen San, Sandy (non-empl)" w:date="2019-11-21T22:13:00Z">
              <w:tcPr>
                <w:tcW w:w="0" w:type="auto"/>
                <w:gridSpan w:val="2"/>
                <w:tcMar>
                  <w:top w:w="30" w:type="dxa"/>
                  <w:left w:w="30" w:type="dxa"/>
                  <w:bottom w:w="20" w:type="dxa"/>
                  <w:right w:w="30" w:type="dxa"/>
                </w:tcMar>
              </w:tcPr>
            </w:tcPrChange>
          </w:tcPr>
          <w:p w14:paraId="7C3E3FC6" w14:textId="77777777" w:rsidR="00FA5C19" w:rsidRDefault="006D6C31">
            <w:r>
              <w:rPr>
                <w:rFonts w:ascii="Calibri" w:eastAsia="PMingLiU" w:hAnsi="Calibri" w:cs="Arial"/>
              </w:rPr>
              <w:t>Segment Type</w:t>
            </w:r>
          </w:p>
        </w:tc>
        <w:tc>
          <w:tcPr>
            <w:tcW w:w="0" w:type="auto"/>
            <w:tcMar>
              <w:top w:w="30" w:type="dxa"/>
              <w:left w:w="30" w:type="dxa"/>
              <w:bottom w:w="20" w:type="dxa"/>
              <w:right w:w="30" w:type="dxa"/>
            </w:tcMar>
            <w:tcPrChange w:id="562" w:author="Lo Yuen San, Sandy (non-empl)" w:date="2019-11-21T22:13:00Z">
              <w:tcPr>
                <w:tcW w:w="0" w:type="auto"/>
                <w:tcMar>
                  <w:top w:w="30" w:type="dxa"/>
                  <w:left w:w="30" w:type="dxa"/>
                  <w:bottom w:w="20" w:type="dxa"/>
                  <w:right w:w="30" w:type="dxa"/>
                </w:tcMar>
              </w:tcPr>
            </w:tcPrChange>
          </w:tcPr>
          <w:p w14:paraId="7B2176C7" w14:textId="77777777" w:rsidR="00FA5C19" w:rsidRDefault="00FA5C19"/>
        </w:tc>
      </w:tr>
      <w:tr w:rsidR="00FA5C19" w14:paraId="12617DD5" w14:textId="77777777" w:rsidTr="00FA5C19">
        <w:tc>
          <w:tcPr>
            <w:tcW w:w="0" w:type="auto"/>
            <w:tcMar>
              <w:top w:w="30" w:type="dxa"/>
              <w:left w:w="30" w:type="dxa"/>
              <w:bottom w:w="20" w:type="dxa"/>
              <w:right w:w="30" w:type="dxa"/>
            </w:tcMar>
            <w:tcPrChange w:id="563" w:author="Lo Yuen San, Sandy (non-empl)" w:date="2019-11-21T22:13:00Z">
              <w:tcPr>
                <w:tcW w:w="0" w:type="auto"/>
                <w:gridSpan w:val="2"/>
                <w:tcMar>
                  <w:top w:w="30" w:type="dxa"/>
                  <w:left w:w="30" w:type="dxa"/>
                  <w:bottom w:w="20" w:type="dxa"/>
                  <w:right w:w="30" w:type="dxa"/>
                </w:tcMar>
              </w:tcPr>
            </w:tcPrChange>
          </w:tcPr>
          <w:p w14:paraId="3ED959EC" w14:textId="77777777" w:rsidR="00FA5C19" w:rsidRDefault="006D6C31">
            <w:r>
              <w:rPr>
                <w:rFonts w:ascii="Calibri" w:eastAsia="PMingLiU" w:hAnsi="Calibri" w:cs="Arial"/>
              </w:rPr>
              <w:t>DIM14</w:t>
            </w:r>
          </w:p>
        </w:tc>
        <w:tc>
          <w:tcPr>
            <w:tcW w:w="0" w:type="auto"/>
            <w:tcMar>
              <w:top w:w="30" w:type="dxa"/>
              <w:left w:w="30" w:type="dxa"/>
              <w:bottom w:w="20" w:type="dxa"/>
              <w:right w:w="30" w:type="dxa"/>
            </w:tcMar>
            <w:tcPrChange w:id="564" w:author="Lo Yuen San, Sandy (non-empl)" w:date="2019-11-21T22:13:00Z">
              <w:tcPr>
                <w:tcW w:w="0" w:type="auto"/>
                <w:gridSpan w:val="2"/>
                <w:tcMar>
                  <w:top w:w="30" w:type="dxa"/>
                  <w:left w:w="30" w:type="dxa"/>
                  <w:bottom w:w="20" w:type="dxa"/>
                  <w:right w:w="30" w:type="dxa"/>
                </w:tcMar>
              </w:tcPr>
            </w:tcPrChange>
          </w:tcPr>
          <w:p w14:paraId="335B7905" w14:textId="77777777" w:rsidR="00FA5C19" w:rsidRDefault="006D6C31">
            <w:r>
              <w:rPr>
                <w:rFonts w:ascii="Calibri" w:eastAsia="PMingLiU" w:hAnsi="Calibri" w:cs="Arial"/>
              </w:rPr>
              <w:t>Current Rating</w:t>
            </w:r>
          </w:p>
        </w:tc>
        <w:tc>
          <w:tcPr>
            <w:tcW w:w="0" w:type="auto"/>
            <w:tcMar>
              <w:top w:w="30" w:type="dxa"/>
              <w:left w:w="30" w:type="dxa"/>
              <w:bottom w:w="20" w:type="dxa"/>
              <w:right w:w="30" w:type="dxa"/>
            </w:tcMar>
            <w:tcPrChange w:id="565" w:author="Lo Yuen San, Sandy (non-empl)" w:date="2019-11-21T22:13:00Z">
              <w:tcPr>
                <w:tcW w:w="0" w:type="auto"/>
                <w:tcMar>
                  <w:top w:w="30" w:type="dxa"/>
                  <w:left w:w="30" w:type="dxa"/>
                  <w:bottom w:w="20" w:type="dxa"/>
                  <w:right w:w="30" w:type="dxa"/>
                </w:tcMar>
              </w:tcPr>
            </w:tcPrChange>
          </w:tcPr>
          <w:p w14:paraId="573E76D4" w14:textId="77777777" w:rsidR="00FA5C19" w:rsidRDefault="00FA5C19"/>
        </w:tc>
      </w:tr>
      <w:tr w:rsidR="00FA5C19" w14:paraId="42324A4A" w14:textId="77777777" w:rsidTr="00FA5C19">
        <w:tc>
          <w:tcPr>
            <w:tcW w:w="0" w:type="auto"/>
            <w:tcMar>
              <w:top w:w="30" w:type="dxa"/>
              <w:left w:w="30" w:type="dxa"/>
              <w:bottom w:w="20" w:type="dxa"/>
              <w:right w:w="30" w:type="dxa"/>
            </w:tcMar>
            <w:tcPrChange w:id="566" w:author="Lo Yuen San, Sandy (non-empl)" w:date="2019-11-21T22:13:00Z">
              <w:tcPr>
                <w:tcW w:w="0" w:type="auto"/>
                <w:gridSpan w:val="2"/>
                <w:tcMar>
                  <w:top w:w="30" w:type="dxa"/>
                  <w:left w:w="30" w:type="dxa"/>
                  <w:bottom w:w="20" w:type="dxa"/>
                  <w:right w:w="30" w:type="dxa"/>
                </w:tcMar>
              </w:tcPr>
            </w:tcPrChange>
          </w:tcPr>
          <w:p w14:paraId="41250D8D" w14:textId="77777777" w:rsidR="00FA5C19" w:rsidRDefault="006D6C31">
            <w:r>
              <w:rPr>
                <w:rFonts w:ascii="Calibri" w:eastAsia="PMingLiU" w:hAnsi="Calibri" w:cs="Arial"/>
              </w:rPr>
              <w:t>DIM15</w:t>
            </w:r>
          </w:p>
        </w:tc>
        <w:tc>
          <w:tcPr>
            <w:tcW w:w="0" w:type="auto"/>
            <w:tcMar>
              <w:top w:w="30" w:type="dxa"/>
              <w:left w:w="30" w:type="dxa"/>
              <w:bottom w:w="20" w:type="dxa"/>
              <w:right w:w="30" w:type="dxa"/>
            </w:tcMar>
            <w:tcPrChange w:id="567" w:author="Lo Yuen San, Sandy (non-empl)" w:date="2019-11-21T22:13:00Z">
              <w:tcPr>
                <w:tcW w:w="0" w:type="auto"/>
                <w:gridSpan w:val="2"/>
                <w:tcMar>
                  <w:top w:w="30" w:type="dxa"/>
                  <w:left w:w="30" w:type="dxa"/>
                  <w:bottom w:w="20" w:type="dxa"/>
                  <w:right w:w="30" w:type="dxa"/>
                </w:tcMar>
              </w:tcPr>
            </w:tcPrChange>
          </w:tcPr>
          <w:p w14:paraId="4585A467" w14:textId="77777777" w:rsidR="00FA5C19" w:rsidRDefault="006D6C31">
            <w:r>
              <w:rPr>
                <w:rFonts w:ascii="Calibri" w:eastAsia="PMingLiU" w:hAnsi="Calibri" w:cs="Arial"/>
              </w:rPr>
              <w:t>Final Rating</w:t>
            </w:r>
          </w:p>
        </w:tc>
        <w:tc>
          <w:tcPr>
            <w:tcW w:w="0" w:type="auto"/>
            <w:tcMar>
              <w:top w:w="30" w:type="dxa"/>
              <w:left w:w="30" w:type="dxa"/>
              <w:bottom w:w="20" w:type="dxa"/>
              <w:right w:w="30" w:type="dxa"/>
            </w:tcMar>
            <w:tcPrChange w:id="568" w:author="Lo Yuen San, Sandy (non-empl)" w:date="2019-11-21T22:13:00Z">
              <w:tcPr>
                <w:tcW w:w="0" w:type="auto"/>
                <w:tcMar>
                  <w:top w:w="30" w:type="dxa"/>
                  <w:left w:w="30" w:type="dxa"/>
                  <w:bottom w:w="20" w:type="dxa"/>
                  <w:right w:w="30" w:type="dxa"/>
                </w:tcMar>
              </w:tcPr>
            </w:tcPrChange>
          </w:tcPr>
          <w:p w14:paraId="3300D684" w14:textId="77777777" w:rsidR="00FA5C19" w:rsidRDefault="00FA5C19"/>
        </w:tc>
      </w:tr>
      <w:tr w:rsidR="00FA5C19" w14:paraId="688DBD86" w14:textId="77777777" w:rsidTr="00FA5C19">
        <w:tc>
          <w:tcPr>
            <w:tcW w:w="0" w:type="auto"/>
            <w:tcMar>
              <w:top w:w="30" w:type="dxa"/>
              <w:left w:w="30" w:type="dxa"/>
              <w:bottom w:w="20" w:type="dxa"/>
              <w:right w:w="30" w:type="dxa"/>
            </w:tcMar>
            <w:tcPrChange w:id="569" w:author="Lo Yuen San, Sandy (non-empl)" w:date="2019-11-21T22:13:00Z">
              <w:tcPr>
                <w:tcW w:w="0" w:type="auto"/>
                <w:gridSpan w:val="2"/>
                <w:tcMar>
                  <w:top w:w="30" w:type="dxa"/>
                  <w:left w:w="30" w:type="dxa"/>
                  <w:bottom w:w="20" w:type="dxa"/>
                  <w:right w:w="30" w:type="dxa"/>
                </w:tcMar>
              </w:tcPr>
            </w:tcPrChange>
          </w:tcPr>
          <w:p w14:paraId="1E58C589" w14:textId="77777777" w:rsidR="00FA5C19" w:rsidRDefault="006D6C31">
            <w:r>
              <w:rPr>
                <w:rFonts w:ascii="Calibri" w:eastAsia="PMingLiU" w:hAnsi="Calibri" w:cs="Arial"/>
              </w:rPr>
              <w:t>DIM20</w:t>
            </w:r>
          </w:p>
        </w:tc>
        <w:tc>
          <w:tcPr>
            <w:tcW w:w="0" w:type="auto"/>
            <w:tcMar>
              <w:top w:w="30" w:type="dxa"/>
              <w:left w:w="30" w:type="dxa"/>
              <w:bottom w:w="20" w:type="dxa"/>
              <w:right w:w="30" w:type="dxa"/>
            </w:tcMar>
            <w:tcPrChange w:id="570" w:author="Lo Yuen San, Sandy (non-empl)" w:date="2019-11-21T22:13:00Z">
              <w:tcPr>
                <w:tcW w:w="0" w:type="auto"/>
                <w:gridSpan w:val="2"/>
                <w:tcMar>
                  <w:top w:w="30" w:type="dxa"/>
                  <w:left w:w="30" w:type="dxa"/>
                  <w:bottom w:w="20" w:type="dxa"/>
                  <w:right w:w="30" w:type="dxa"/>
                </w:tcMar>
              </w:tcPr>
            </w:tcPrChange>
          </w:tcPr>
          <w:p w14:paraId="4E9EEBA4" w14:textId="77777777" w:rsidR="00FA5C19" w:rsidRDefault="006D6C31">
            <w:r>
              <w:rPr>
                <w:rFonts w:ascii="Calibri" w:eastAsia="PMingLiU" w:hAnsi="Calibri" w:cs="Arial"/>
              </w:rPr>
              <w:t>IFRS9 Stage</w:t>
            </w:r>
          </w:p>
        </w:tc>
        <w:tc>
          <w:tcPr>
            <w:tcW w:w="0" w:type="auto"/>
            <w:tcMar>
              <w:top w:w="30" w:type="dxa"/>
              <w:left w:w="30" w:type="dxa"/>
              <w:bottom w:w="20" w:type="dxa"/>
              <w:right w:w="30" w:type="dxa"/>
            </w:tcMar>
            <w:tcPrChange w:id="571" w:author="Lo Yuen San, Sandy (non-empl)" w:date="2019-11-21T22:13:00Z">
              <w:tcPr>
                <w:tcW w:w="0" w:type="auto"/>
                <w:tcMar>
                  <w:top w:w="30" w:type="dxa"/>
                  <w:left w:w="30" w:type="dxa"/>
                  <w:bottom w:w="20" w:type="dxa"/>
                  <w:right w:w="30" w:type="dxa"/>
                </w:tcMar>
              </w:tcPr>
            </w:tcPrChange>
          </w:tcPr>
          <w:p w14:paraId="41C2C85F" w14:textId="77777777" w:rsidR="00FA5C19" w:rsidRDefault="00FA5C19"/>
        </w:tc>
      </w:tr>
      <w:tr w:rsidR="00FA5C19" w14:paraId="22F9AB1E" w14:textId="77777777" w:rsidTr="00FA5C19">
        <w:tc>
          <w:tcPr>
            <w:tcW w:w="0" w:type="auto"/>
            <w:tcMar>
              <w:top w:w="30" w:type="dxa"/>
              <w:left w:w="30" w:type="dxa"/>
              <w:bottom w:w="20" w:type="dxa"/>
              <w:right w:w="30" w:type="dxa"/>
            </w:tcMar>
            <w:tcPrChange w:id="572" w:author="Lo Yuen San, Sandy (non-empl)" w:date="2019-11-21T22:13:00Z">
              <w:tcPr>
                <w:tcW w:w="0" w:type="auto"/>
                <w:gridSpan w:val="2"/>
                <w:tcMar>
                  <w:top w:w="30" w:type="dxa"/>
                  <w:left w:w="30" w:type="dxa"/>
                  <w:bottom w:w="20" w:type="dxa"/>
                  <w:right w:w="30" w:type="dxa"/>
                </w:tcMar>
              </w:tcPr>
            </w:tcPrChange>
          </w:tcPr>
          <w:p w14:paraId="20ACB5CB" w14:textId="77777777" w:rsidR="00FA5C19" w:rsidRDefault="006D6C31">
            <w:r>
              <w:rPr>
                <w:rFonts w:ascii="Calibri" w:eastAsia="PMingLiU" w:hAnsi="Calibri" w:cs="Arial"/>
              </w:rPr>
              <w:t>TRADE_DATE</w:t>
            </w:r>
          </w:p>
        </w:tc>
        <w:tc>
          <w:tcPr>
            <w:tcW w:w="0" w:type="auto"/>
            <w:tcMar>
              <w:top w:w="30" w:type="dxa"/>
              <w:left w:w="30" w:type="dxa"/>
              <w:bottom w:w="20" w:type="dxa"/>
              <w:right w:w="30" w:type="dxa"/>
            </w:tcMar>
            <w:tcPrChange w:id="573" w:author="Lo Yuen San, Sandy (non-empl)" w:date="2019-11-21T22:13:00Z">
              <w:tcPr>
                <w:tcW w:w="0" w:type="auto"/>
                <w:gridSpan w:val="2"/>
                <w:tcMar>
                  <w:top w:w="30" w:type="dxa"/>
                  <w:left w:w="30" w:type="dxa"/>
                  <w:bottom w:w="20" w:type="dxa"/>
                  <w:right w:w="30" w:type="dxa"/>
                </w:tcMar>
              </w:tcPr>
            </w:tcPrChange>
          </w:tcPr>
          <w:p w14:paraId="1CC6E6BE" w14:textId="77777777" w:rsidR="00FA5C19" w:rsidRDefault="006D6C31">
            <w:r>
              <w:rPr>
                <w:rFonts w:ascii="Calibri" w:eastAsia="PMingLiU" w:hAnsi="Calibri" w:cs="Arial"/>
              </w:rPr>
              <w:t>Trade Date</w:t>
            </w:r>
          </w:p>
        </w:tc>
        <w:tc>
          <w:tcPr>
            <w:tcW w:w="0" w:type="auto"/>
            <w:tcMar>
              <w:top w:w="30" w:type="dxa"/>
              <w:left w:w="30" w:type="dxa"/>
              <w:bottom w:w="20" w:type="dxa"/>
              <w:right w:w="30" w:type="dxa"/>
            </w:tcMar>
            <w:tcPrChange w:id="574" w:author="Lo Yuen San, Sandy (non-empl)" w:date="2019-11-21T22:13:00Z">
              <w:tcPr>
                <w:tcW w:w="0" w:type="auto"/>
                <w:tcMar>
                  <w:top w:w="30" w:type="dxa"/>
                  <w:left w:w="30" w:type="dxa"/>
                  <w:bottom w:w="20" w:type="dxa"/>
                  <w:right w:w="30" w:type="dxa"/>
                </w:tcMar>
              </w:tcPr>
            </w:tcPrChange>
          </w:tcPr>
          <w:p w14:paraId="158ED121" w14:textId="77777777" w:rsidR="00FA5C19" w:rsidRDefault="00FA5C19"/>
        </w:tc>
      </w:tr>
      <w:tr w:rsidR="00FA5C19" w14:paraId="4F178B40" w14:textId="77777777" w:rsidTr="00FA5C19">
        <w:tc>
          <w:tcPr>
            <w:tcW w:w="0" w:type="auto"/>
            <w:tcMar>
              <w:top w:w="30" w:type="dxa"/>
              <w:left w:w="30" w:type="dxa"/>
              <w:bottom w:w="20" w:type="dxa"/>
              <w:right w:w="30" w:type="dxa"/>
            </w:tcMar>
            <w:tcPrChange w:id="575" w:author="Lo Yuen San, Sandy (non-empl)" w:date="2019-11-21T22:13:00Z">
              <w:tcPr>
                <w:tcW w:w="0" w:type="auto"/>
                <w:gridSpan w:val="2"/>
                <w:tcMar>
                  <w:top w:w="30" w:type="dxa"/>
                  <w:left w:w="30" w:type="dxa"/>
                  <w:bottom w:w="20" w:type="dxa"/>
                  <w:right w:w="30" w:type="dxa"/>
                </w:tcMar>
              </w:tcPr>
            </w:tcPrChange>
          </w:tcPr>
          <w:p w14:paraId="5F26665A" w14:textId="77777777" w:rsidR="00FA5C19" w:rsidRDefault="006D6C31">
            <w:r>
              <w:rPr>
                <w:rFonts w:ascii="Calibri" w:eastAsia="PMingLiU" w:hAnsi="Calibri" w:cs="Arial"/>
              </w:rPr>
              <w:t>VALUE_DATE</w:t>
            </w:r>
          </w:p>
        </w:tc>
        <w:tc>
          <w:tcPr>
            <w:tcW w:w="0" w:type="auto"/>
            <w:tcMar>
              <w:top w:w="30" w:type="dxa"/>
              <w:left w:w="30" w:type="dxa"/>
              <w:bottom w:w="20" w:type="dxa"/>
              <w:right w:w="30" w:type="dxa"/>
            </w:tcMar>
            <w:tcPrChange w:id="576" w:author="Lo Yuen San, Sandy (non-empl)" w:date="2019-11-21T22:13:00Z">
              <w:tcPr>
                <w:tcW w:w="0" w:type="auto"/>
                <w:gridSpan w:val="2"/>
                <w:tcMar>
                  <w:top w:w="30" w:type="dxa"/>
                  <w:left w:w="30" w:type="dxa"/>
                  <w:bottom w:w="20" w:type="dxa"/>
                  <w:right w:w="30" w:type="dxa"/>
                </w:tcMar>
              </w:tcPr>
            </w:tcPrChange>
          </w:tcPr>
          <w:p w14:paraId="5F317D56" w14:textId="77777777" w:rsidR="00FA5C19" w:rsidRDefault="006D6C31">
            <w:r>
              <w:rPr>
                <w:rFonts w:ascii="Calibri" w:eastAsia="PMingLiU" w:hAnsi="Calibri" w:cs="Arial"/>
              </w:rPr>
              <w:t>Value Date</w:t>
            </w:r>
          </w:p>
        </w:tc>
        <w:tc>
          <w:tcPr>
            <w:tcW w:w="0" w:type="auto"/>
            <w:tcMar>
              <w:top w:w="30" w:type="dxa"/>
              <w:left w:w="30" w:type="dxa"/>
              <w:bottom w:w="20" w:type="dxa"/>
              <w:right w:w="30" w:type="dxa"/>
            </w:tcMar>
            <w:tcPrChange w:id="577" w:author="Lo Yuen San, Sandy (non-empl)" w:date="2019-11-21T22:13:00Z">
              <w:tcPr>
                <w:tcW w:w="0" w:type="auto"/>
                <w:tcMar>
                  <w:top w:w="30" w:type="dxa"/>
                  <w:left w:w="30" w:type="dxa"/>
                  <w:bottom w:w="20" w:type="dxa"/>
                  <w:right w:w="30" w:type="dxa"/>
                </w:tcMar>
              </w:tcPr>
            </w:tcPrChange>
          </w:tcPr>
          <w:p w14:paraId="08A222A3" w14:textId="77777777" w:rsidR="00FA5C19" w:rsidRDefault="00FA5C19"/>
        </w:tc>
      </w:tr>
      <w:tr w:rsidR="00FA5C19" w14:paraId="24569CD4" w14:textId="77777777" w:rsidTr="00FA5C19">
        <w:tc>
          <w:tcPr>
            <w:tcW w:w="0" w:type="auto"/>
            <w:tcMar>
              <w:top w:w="30" w:type="dxa"/>
              <w:left w:w="30" w:type="dxa"/>
              <w:bottom w:w="20" w:type="dxa"/>
              <w:right w:w="30" w:type="dxa"/>
            </w:tcMar>
            <w:tcPrChange w:id="578" w:author="Lo Yuen San, Sandy (non-empl)" w:date="2019-11-21T22:13:00Z">
              <w:tcPr>
                <w:tcW w:w="0" w:type="auto"/>
                <w:gridSpan w:val="2"/>
                <w:tcMar>
                  <w:top w:w="30" w:type="dxa"/>
                  <w:left w:w="30" w:type="dxa"/>
                  <w:bottom w:w="20" w:type="dxa"/>
                  <w:right w:w="30" w:type="dxa"/>
                </w:tcMar>
              </w:tcPr>
            </w:tcPrChange>
          </w:tcPr>
          <w:p w14:paraId="5545ED64" w14:textId="77777777" w:rsidR="00FA5C19" w:rsidRDefault="006D6C31">
            <w:r>
              <w:rPr>
                <w:rFonts w:ascii="Calibri" w:eastAsia="PMingLiU" w:hAnsi="Calibri" w:cs="Arial"/>
              </w:rPr>
              <w:t>MATURITY_DATE</w:t>
            </w:r>
          </w:p>
        </w:tc>
        <w:tc>
          <w:tcPr>
            <w:tcW w:w="0" w:type="auto"/>
            <w:tcMar>
              <w:top w:w="30" w:type="dxa"/>
              <w:left w:w="30" w:type="dxa"/>
              <w:bottom w:w="20" w:type="dxa"/>
              <w:right w:w="30" w:type="dxa"/>
            </w:tcMar>
            <w:tcPrChange w:id="579" w:author="Lo Yuen San, Sandy (non-empl)" w:date="2019-11-21T22:13:00Z">
              <w:tcPr>
                <w:tcW w:w="0" w:type="auto"/>
                <w:gridSpan w:val="2"/>
                <w:tcMar>
                  <w:top w:w="30" w:type="dxa"/>
                  <w:left w:w="30" w:type="dxa"/>
                  <w:bottom w:w="20" w:type="dxa"/>
                  <w:right w:w="30" w:type="dxa"/>
                </w:tcMar>
              </w:tcPr>
            </w:tcPrChange>
          </w:tcPr>
          <w:p w14:paraId="76B0F8AE" w14:textId="77777777" w:rsidR="00FA5C19" w:rsidRDefault="006D6C31">
            <w:r>
              <w:rPr>
                <w:rFonts w:ascii="Calibri" w:eastAsia="PMingLiU" w:hAnsi="Calibri" w:cs="Arial"/>
              </w:rPr>
              <w:t>Maturity Date</w:t>
            </w:r>
          </w:p>
        </w:tc>
        <w:tc>
          <w:tcPr>
            <w:tcW w:w="0" w:type="auto"/>
            <w:tcMar>
              <w:top w:w="30" w:type="dxa"/>
              <w:left w:w="30" w:type="dxa"/>
              <w:bottom w:w="20" w:type="dxa"/>
              <w:right w:w="30" w:type="dxa"/>
            </w:tcMar>
            <w:tcPrChange w:id="580" w:author="Lo Yuen San, Sandy (non-empl)" w:date="2019-11-21T22:13:00Z">
              <w:tcPr>
                <w:tcW w:w="0" w:type="auto"/>
                <w:tcMar>
                  <w:top w:w="30" w:type="dxa"/>
                  <w:left w:w="30" w:type="dxa"/>
                  <w:bottom w:w="20" w:type="dxa"/>
                  <w:right w:w="30" w:type="dxa"/>
                </w:tcMar>
              </w:tcPr>
            </w:tcPrChange>
          </w:tcPr>
          <w:p w14:paraId="7E4125DD" w14:textId="77777777" w:rsidR="00FA5C19" w:rsidRDefault="00FA5C19"/>
        </w:tc>
      </w:tr>
      <w:tr w:rsidR="00FA5C19" w14:paraId="23FCCEB6" w14:textId="77777777" w:rsidTr="00FA5C19">
        <w:tc>
          <w:tcPr>
            <w:tcW w:w="0" w:type="auto"/>
            <w:tcMar>
              <w:top w:w="30" w:type="dxa"/>
              <w:left w:w="30" w:type="dxa"/>
              <w:bottom w:w="20" w:type="dxa"/>
              <w:right w:w="30" w:type="dxa"/>
            </w:tcMar>
            <w:tcPrChange w:id="581" w:author="Lo Yuen San, Sandy (non-empl)" w:date="2019-11-21T22:13:00Z">
              <w:tcPr>
                <w:tcW w:w="0" w:type="auto"/>
                <w:gridSpan w:val="2"/>
                <w:tcMar>
                  <w:top w:w="30" w:type="dxa"/>
                  <w:left w:w="30" w:type="dxa"/>
                  <w:bottom w:w="20" w:type="dxa"/>
                  <w:right w:w="30" w:type="dxa"/>
                </w:tcMar>
              </w:tcPr>
            </w:tcPrChange>
          </w:tcPr>
          <w:p w14:paraId="29CB2923" w14:textId="77777777" w:rsidR="00FA5C19" w:rsidRDefault="006D6C31">
            <w:r>
              <w:rPr>
                <w:rFonts w:ascii="Calibri" w:eastAsia="PMingLiU" w:hAnsi="Calibri" w:cs="Arial"/>
              </w:rPr>
              <w:t>NOMINAL</w:t>
            </w:r>
          </w:p>
        </w:tc>
        <w:tc>
          <w:tcPr>
            <w:tcW w:w="0" w:type="auto"/>
            <w:tcMar>
              <w:top w:w="30" w:type="dxa"/>
              <w:left w:w="30" w:type="dxa"/>
              <w:bottom w:w="20" w:type="dxa"/>
              <w:right w:w="30" w:type="dxa"/>
            </w:tcMar>
            <w:tcPrChange w:id="582" w:author="Lo Yuen San, Sandy (non-empl)" w:date="2019-11-21T22:13:00Z">
              <w:tcPr>
                <w:tcW w:w="0" w:type="auto"/>
                <w:gridSpan w:val="2"/>
                <w:tcMar>
                  <w:top w:w="30" w:type="dxa"/>
                  <w:left w:w="30" w:type="dxa"/>
                  <w:bottom w:w="20" w:type="dxa"/>
                  <w:right w:w="30" w:type="dxa"/>
                </w:tcMar>
              </w:tcPr>
            </w:tcPrChange>
          </w:tcPr>
          <w:p w14:paraId="71F5FF6D" w14:textId="77777777" w:rsidR="00FA5C19" w:rsidRDefault="006D6C31">
            <w:r>
              <w:rPr>
                <w:rFonts w:ascii="Calibri" w:eastAsia="PMingLiU" w:hAnsi="Calibri" w:cs="Arial"/>
              </w:rPr>
              <w:t>Nominal</w:t>
            </w:r>
          </w:p>
        </w:tc>
        <w:tc>
          <w:tcPr>
            <w:tcW w:w="0" w:type="auto"/>
            <w:tcMar>
              <w:top w:w="30" w:type="dxa"/>
              <w:left w:w="30" w:type="dxa"/>
              <w:bottom w:w="20" w:type="dxa"/>
              <w:right w:w="30" w:type="dxa"/>
            </w:tcMar>
            <w:tcPrChange w:id="583" w:author="Lo Yuen San, Sandy (non-empl)" w:date="2019-11-21T22:13:00Z">
              <w:tcPr>
                <w:tcW w:w="0" w:type="auto"/>
                <w:tcMar>
                  <w:top w:w="30" w:type="dxa"/>
                  <w:left w:w="30" w:type="dxa"/>
                  <w:bottom w:w="20" w:type="dxa"/>
                  <w:right w:w="30" w:type="dxa"/>
                </w:tcMar>
              </w:tcPr>
            </w:tcPrChange>
          </w:tcPr>
          <w:p w14:paraId="0554DF07" w14:textId="77777777" w:rsidR="00FA5C19" w:rsidRDefault="00FA5C19"/>
        </w:tc>
      </w:tr>
      <w:tr w:rsidR="00FA5C19" w14:paraId="1949C659" w14:textId="77777777" w:rsidTr="00FA5C19">
        <w:tc>
          <w:tcPr>
            <w:tcW w:w="0" w:type="auto"/>
            <w:tcMar>
              <w:top w:w="30" w:type="dxa"/>
              <w:left w:w="30" w:type="dxa"/>
              <w:bottom w:w="20" w:type="dxa"/>
              <w:right w:w="30" w:type="dxa"/>
            </w:tcMar>
            <w:tcPrChange w:id="584" w:author="Lo Yuen San, Sandy (non-empl)" w:date="2019-11-21T22:13:00Z">
              <w:tcPr>
                <w:tcW w:w="0" w:type="auto"/>
                <w:gridSpan w:val="2"/>
                <w:tcMar>
                  <w:top w:w="30" w:type="dxa"/>
                  <w:left w:w="30" w:type="dxa"/>
                  <w:bottom w:w="20" w:type="dxa"/>
                  <w:right w:w="30" w:type="dxa"/>
                </w:tcMar>
              </w:tcPr>
            </w:tcPrChange>
          </w:tcPr>
          <w:p w14:paraId="3492D450" w14:textId="77777777" w:rsidR="00FA5C19" w:rsidRDefault="006D6C31">
            <w:r>
              <w:rPr>
                <w:rFonts w:ascii="Calibri" w:eastAsia="PMingLiU" w:hAnsi="Calibri" w:cs="Arial"/>
              </w:rPr>
              <w:t>OUTSTANDING</w:t>
            </w:r>
          </w:p>
        </w:tc>
        <w:tc>
          <w:tcPr>
            <w:tcW w:w="0" w:type="auto"/>
            <w:tcMar>
              <w:top w:w="30" w:type="dxa"/>
              <w:left w:w="30" w:type="dxa"/>
              <w:bottom w:w="20" w:type="dxa"/>
              <w:right w:w="30" w:type="dxa"/>
            </w:tcMar>
            <w:tcPrChange w:id="585" w:author="Lo Yuen San, Sandy (non-empl)" w:date="2019-11-21T22:13:00Z">
              <w:tcPr>
                <w:tcW w:w="0" w:type="auto"/>
                <w:gridSpan w:val="2"/>
                <w:tcMar>
                  <w:top w:w="30" w:type="dxa"/>
                  <w:left w:w="30" w:type="dxa"/>
                  <w:bottom w:w="20" w:type="dxa"/>
                  <w:right w:w="30" w:type="dxa"/>
                </w:tcMar>
              </w:tcPr>
            </w:tcPrChange>
          </w:tcPr>
          <w:p w14:paraId="7FE7E3BD" w14:textId="77777777" w:rsidR="00FA5C19" w:rsidRDefault="006D6C31">
            <w:r>
              <w:rPr>
                <w:rFonts w:ascii="Calibri" w:eastAsia="PMingLiU" w:hAnsi="Calibri" w:cs="Arial"/>
              </w:rPr>
              <w:t>Outstanding</w:t>
            </w:r>
          </w:p>
        </w:tc>
        <w:tc>
          <w:tcPr>
            <w:tcW w:w="0" w:type="auto"/>
            <w:tcMar>
              <w:top w:w="30" w:type="dxa"/>
              <w:left w:w="30" w:type="dxa"/>
              <w:bottom w:w="20" w:type="dxa"/>
              <w:right w:w="30" w:type="dxa"/>
            </w:tcMar>
            <w:tcPrChange w:id="586" w:author="Lo Yuen San, Sandy (non-empl)" w:date="2019-11-21T22:13:00Z">
              <w:tcPr>
                <w:tcW w:w="0" w:type="auto"/>
                <w:tcMar>
                  <w:top w:w="30" w:type="dxa"/>
                  <w:left w:w="30" w:type="dxa"/>
                  <w:bottom w:w="20" w:type="dxa"/>
                  <w:right w:w="30" w:type="dxa"/>
                </w:tcMar>
              </w:tcPr>
            </w:tcPrChange>
          </w:tcPr>
          <w:p w14:paraId="7E18D253" w14:textId="77777777" w:rsidR="00FA5C19" w:rsidRDefault="00FA5C19"/>
        </w:tc>
      </w:tr>
      <w:tr w:rsidR="00FA5C19" w14:paraId="1832FB3C" w14:textId="77777777" w:rsidTr="00FA5C19">
        <w:tc>
          <w:tcPr>
            <w:tcW w:w="0" w:type="auto"/>
            <w:tcMar>
              <w:top w:w="30" w:type="dxa"/>
              <w:left w:w="30" w:type="dxa"/>
              <w:bottom w:w="20" w:type="dxa"/>
              <w:right w:w="30" w:type="dxa"/>
            </w:tcMar>
            <w:tcPrChange w:id="587" w:author="Lo Yuen San, Sandy (non-empl)" w:date="2019-11-21T22:13:00Z">
              <w:tcPr>
                <w:tcW w:w="0" w:type="auto"/>
                <w:gridSpan w:val="2"/>
                <w:tcMar>
                  <w:top w:w="30" w:type="dxa"/>
                  <w:left w:w="30" w:type="dxa"/>
                  <w:bottom w:w="20" w:type="dxa"/>
                  <w:right w:w="30" w:type="dxa"/>
                </w:tcMar>
              </w:tcPr>
            </w:tcPrChange>
          </w:tcPr>
          <w:p w14:paraId="3E4AF21D" w14:textId="77777777" w:rsidR="00FA5C19" w:rsidRDefault="006D6C31">
            <w:r>
              <w:rPr>
                <w:rFonts w:ascii="Calibri" w:eastAsia="PMingLiU" w:hAnsi="Calibri" w:cs="Arial"/>
              </w:rPr>
              <w:t>RATE_TYPE</w:t>
            </w:r>
          </w:p>
        </w:tc>
        <w:tc>
          <w:tcPr>
            <w:tcW w:w="0" w:type="auto"/>
            <w:tcMar>
              <w:top w:w="30" w:type="dxa"/>
              <w:left w:w="30" w:type="dxa"/>
              <w:bottom w:w="20" w:type="dxa"/>
              <w:right w:w="30" w:type="dxa"/>
            </w:tcMar>
            <w:tcPrChange w:id="588" w:author="Lo Yuen San, Sandy (non-empl)" w:date="2019-11-21T22:13:00Z">
              <w:tcPr>
                <w:tcW w:w="0" w:type="auto"/>
                <w:gridSpan w:val="2"/>
                <w:tcMar>
                  <w:top w:w="30" w:type="dxa"/>
                  <w:left w:w="30" w:type="dxa"/>
                  <w:bottom w:w="20" w:type="dxa"/>
                  <w:right w:w="30" w:type="dxa"/>
                </w:tcMar>
              </w:tcPr>
            </w:tcPrChange>
          </w:tcPr>
          <w:p w14:paraId="5C371BB3" w14:textId="77777777" w:rsidR="00FA5C19" w:rsidRDefault="006D6C31">
            <w:r>
              <w:rPr>
                <w:rFonts w:ascii="Calibri" w:eastAsia="PMingLiU" w:hAnsi="Calibri" w:cs="Arial"/>
              </w:rPr>
              <w:t>Interest Rate Type</w:t>
            </w:r>
          </w:p>
        </w:tc>
        <w:tc>
          <w:tcPr>
            <w:tcW w:w="0" w:type="auto"/>
            <w:tcMar>
              <w:top w:w="30" w:type="dxa"/>
              <w:left w:w="30" w:type="dxa"/>
              <w:bottom w:w="20" w:type="dxa"/>
              <w:right w:w="30" w:type="dxa"/>
            </w:tcMar>
            <w:tcPrChange w:id="589" w:author="Lo Yuen San, Sandy (non-empl)" w:date="2019-11-21T22:13:00Z">
              <w:tcPr>
                <w:tcW w:w="0" w:type="auto"/>
                <w:tcMar>
                  <w:top w:w="30" w:type="dxa"/>
                  <w:left w:w="30" w:type="dxa"/>
                  <w:bottom w:w="20" w:type="dxa"/>
                  <w:right w:w="30" w:type="dxa"/>
                </w:tcMar>
              </w:tcPr>
            </w:tcPrChange>
          </w:tcPr>
          <w:p w14:paraId="492E81B6" w14:textId="77777777" w:rsidR="00FA5C19" w:rsidRDefault="00FA5C19"/>
        </w:tc>
      </w:tr>
      <w:tr w:rsidR="00FA5C19" w14:paraId="5E6DCBF8" w14:textId="77777777" w:rsidTr="00FA5C19">
        <w:tc>
          <w:tcPr>
            <w:tcW w:w="0" w:type="auto"/>
            <w:tcMar>
              <w:top w:w="30" w:type="dxa"/>
              <w:left w:w="30" w:type="dxa"/>
              <w:bottom w:w="20" w:type="dxa"/>
              <w:right w:w="30" w:type="dxa"/>
            </w:tcMar>
            <w:tcPrChange w:id="590" w:author="Lo Yuen San, Sandy (non-empl)" w:date="2019-11-21T22:13:00Z">
              <w:tcPr>
                <w:tcW w:w="0" w:type="auto"/>
                <w:gridSpan w:val="2"/>
                <w:tcMar>
                  <w:top w:w="30" w:type="dxa"/>
                  <w:left w:w="30" w:type="dxa"/>
                  <w:bottom w:w="20" w:type="dxa"/>
                  <w:right w:w="30" w:type="dxa"/>
                </w:tcMar>
              </w:tcPr>
            </w:tcPrChange>
          </w:tcPr>
          <w:p w14:paraId="76DCF7A6" w14:textId="77777777" w:rsidR="00FA5C19" w:rsidRDefault="006D6C31">
            <w:r>
              <w:rPr>
                <w:rFonts w:ascii="Calibri" w:eastAsia="PMingLiU" w:hAnsi="Calibri" w:cs="Arial"/>
              </w:rPr>
              <w:t>RATE_VALUE</w:t>
            </w:r>
          </w:p>
        </w:tc>
        <w:tc>
          <w:tcPr>
            <w:tcW w:w="0" w:type="auto"/>
            <w:tcMar>
              <w:top w:w="30" w:type="dxa"/>
              <w:left w:w="30" w:type="dxa"/>
              <w:bottom w:w="20" w:type="dxa"/>
              <w:right w:w="30" w:type="dxa"/>
            </w:tcMar>
            <w:tcPrChange w:id="591" w:author="Lo Yuen San, Sandy (non-empl)" w:date="2019-11-21T22:13:00Z">
              <w:tcPr>
                <w:tcW w:w="0" w:type="auto"/>
                <w:gridSpan w:val="2"/>
                <w:tcMar>
                  <w:top w:w="30" w:type="dxa"/>
                  <w:left w:w="30" w:type="dxa"/>
                  <w:bottom w:w="20" w:type="dxa"/>
                  <w:right w:w="30" w:type="dxa"/>
                </w:tcMar>
              </w:tcPr>
            </w:tcPrChange>
          </w:tcPr>
          <w:p w14:paraId="161586C1" w14:textId="77777777" w:rsidR="00FA5C19" w:rsidRDefault="006D6C31">
            <w:r>
              <w:rPr>
                <w:rFonts w:ascii="Calibri" w:eastAsia="PMingLiU" w:hAnsi="Calibri" w:cs="Arial"/>
              </w:rPr>
              <w:t>Interest Rate Value</w:t>
            </w:r>
          </w:p>
        </w:tc>
        <w:tc>
          <w:tcPr>
            <w:tcW w:w="0" w:type="auto"/>
            <w:tcMar>
              <w:top w:w="30" w:type="dxa"/>
              <w:left w:w="30" w:type="dxa"/>
              <w:bottom w:w="20" w:type="dxa"/>
              <w:right w:w="30" w:type="dxa"/>
            </w:tcMar>
            <w:tcPrChange w:id="592" w:author="Lo Yuen San, Sandy (non-empl)" w:date="2019-11-21T22:13:00Z">
              <w:tcPr>
                <w:tcW w:w="0" w:type="auto"/>
                <w:tcMar>
                  <w:top w:w="30" w:type="dxa"/>
                  <w:left w:w="30" w:type="dxa"/>
                  <w:bottom w:w="20" w:type="dxa"/>
                  <w:right w:w="30" w:type="dxa"/>
                </w:tcMar>
              </w:tcPr>
            </w:tcPrChange>
          </w:tcPr>
          <w:p w14:paraId="52DF5FDF" w14:textId="77777777" w:rsidR="00FA5C19" w:rsidRDefault="00FA5C19"/>
        </w:tc>
      </w:tr>
      <w:tr w:rsidR="00FA5C19" w14:paraId="282B72F9" w14:textId="77777777" w:rsidTr="00FA5C19">
        <w:tc>
          <w:tcPr>
            <w:tcW w:w="0" w:type="auto"/>
            <w:tcMar>
              <w:top w:w="30" w:type="dxa"/>
              <w:left w:w="30" w:type="dxa"/>
              <w:bottom w:w="20" w:type="dxa"/>
              <w:right w:w="30" w:type="dxa"/>
            </w:tcMar>
            <w:tcPrChange w:id="593" w:author="Lo Yuen San, Sandy (non-empl)" w:date="2019-11-21T22:13:00Z">
              <w:tcPr>
                <w:tcW w:w="0" w:type="auto"/>
                <w:gridSpan w:val="2"/>
                <w:tcMar>
                  <w:top w:w="30" w:type="dxa"/>
                  <w:left w:w="30" w:type="dxa"/>
                  <w:bottom w:w="20" w:type="dxa"/>
                  <w:right w:w="30" w:type="dxa"/>
                </w:tcMar>
              </w:tcPr>
            </w:tcPrChange>
          </w:tcPr>
          <w:p w14:paraId="3536E0C1" w14:textId="77777777" w:rsidR="00FA5C19" w:rsidRDefault="006D6C31">
            <w:r>
              <w:rPr>
                <w:rFonts w:ascii="Calibri" w:eastAsia="PMingLiU" w:hAnsi="Calibri" w:cs="Arial"/>
              </w:rPr>
              <w:t>PERIODICITY</w:t>
            </w:r>
          </w:p>
        </w:tc>
        <w:tc>
          <w:tcPr>
            <w:tcW w:w="0" w:type="auto"/>
            <w:tcMar>
              <w:top w:w="30" w:type="dxa"/>
              <w:left w:w="30" w:type="dxa"/>
              <w:bottom w:w="20" w:type="dxa"/>
              <w:right w:w="30" w:type="dxa"/>
            </w:tcMar>
            <w:tcPrChange w:id="594" w:author="Lo Yuen San, Sandy (non-empl)" w:date="2019-11-21T22:13:00Z">
              <w:tcPr>
                <w:tcW w:w="0" w:type="auto"/>
                <w:gridSpan w:val="2"/>
                <w:tcMar>
                  <w:top w:w="30" w:type="dxa"/>
                  <w:left w:w="30" w:type="dxa"/>
                  <w:bottom w:w="20" w:type="dxa"/>
                  <w:right w:w="30" w:type="dxa"/>
                </w:tcMar>
              </w:tcPr>
            </w:tcPrChange>
          </w:tcPr>
          <w:p w14:paraId="15592907" w14:textId="77777777" w:rsidR="00FA5C19" w:rsidRDefault="006D6C31">
            <w:r>
              <w:rPr>
                <w:rFonts w:ascii="Calibri" w:eastAsia="PMingLiU" w:hAnsi="Calibri" w:cs="Arial"/>
              </w:rPr>
              <w:t>Interest Periodicity</w:t>
            </w:r>
          </w:p>
        </w:tc>
        <w:tc>
          <w:tcPr>
            <w:tcW w:w="0" w:type="auto"/>
            <w:tcMar>
              <w:top w:w="30" w:type="dxa"/>
              <w:left w:w="30" w:type="dxa"/>
              <w:bottom w:w="20" w:type="dxa"/>
              <w:right w:w="30" w:type="dxa"/>
            </w:tcMar>
            <w:tcPrChange w:id="595" w:author="Lo Yuen San, Sandy (non-empl)" w:date="2019-11-21T22:13:00Z">
              <w:tcPr>
                <w:tcW w:w="0" w:type="auto"/>
                <w:tcMar>
                  <w:top w:w="30" w:type="dxa"/>
                  <w:left w:w="30" w:type="dxa"/>
                  <w:bottom w:w="20" w:type="dxa"/>
                  <w:right w:w="30" w:type="dxa"/>
                </w:tcMar>
              </w:tcPr>
            </w:tcPrChange>
          </w:tcPr>
          <w:p w14:paraId="1887AE03" w14:textId="77777777" w:rsidR="00FA5C19" w:rsidRDefault="00FA5C19"/>
        </w:tc>
      </w:tr>
      <w:tr w:rsidR="00FA5C19" w14:paraId="0E74C369" w14:textId="77777777" w:rsidTr="00FA5C19">
        <w:tc>
          <w:tcPr>
            <w:tcW w:w="0" w:type="auto"/>
            <w:tcMar>
              <w:top w:w="30" w:type="dxa"/>
              <w:left w:w="30" w:type="dxa"/>
              <w:bottom w:w="20" w:type="dxa"/>
              <w:right w:w="30" w:type="dxa"/>
            </w:tcMar>
            <w:tcPrChange w:id="596" w:author="Lo Yuen San, Sandy (non-empl)" w:date="2019-11-21T22:13:00Z">
              <w:tcPr>
                <w:tcW w:w="0" w:type="auto"/>
                <w:gridSpan w:val="2"/>
                <w:tcMar>
                  <w:top w:w="30" w:type="dxa"/>
                  <w:left w:w="30" w:type="dxa"/>
                  <w:bottom w:w="20" w:type="dxa"/>
                  <w:right w:w="30" w:type="dxa"/>
                </w:tcMar>
              </w:tcPr>
            </w:tcPrChange>
          </w:tcPr>
          <w:p w14:paraId="25E671AE"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597" w:author="Lo Yuen San, Sandy (non-empl)" w:date="2019-11-21T22:13:00Z">
              <w:tcPr>
                <w:tcW w:w="0" w:type="auto"/>
                <w:gridSpan w:val="2"/>
                <w:tcMar>
                  <w:top w:w="30" w:type="dxa"/>
                  <w:left w:w="30" w:type="dxa"/>
                  <w:bottom w:w="20" w:type="dxa"/>
                  <w:right w:w="30" w:type="dxa"/>
                </w:tcMar>
              </w:tcPr>
            </w:tcPrChange>
          </w:tcPr>
          <w:p w14:paraId="14A3F508"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598" w:author="Lo Yuen San, Sandy (non-empl)" w:date="2019-11-21T22:13:00Z">
              <w:tcPr>
                <w:tcW w:w="0" w:type="auto"/>
                <w:tcMar>
                  <w:top w:w="30" w:type="dxa"/>
                  <w:left w:w="30" w:type="dxa"/>
                  <w:bottom w:w="20" w:type="dxa"/>
                  <w:right w:w="30" w:type="dxa"/>
                </w:tcMar>
              </w:tcPr>
            </w:tcPrChange>
          </w:tcPr>
          <w:p w14:paraId="70FBFF0F" w14:textId="77777777" w:rsidR="00FA5C19" w:rsidRDefault="00FA5C19"/>
        </w:tc>
      </w:tr>
      <w:tr w:rsidR="00FA5C19" w14:paraId="7FEC5992" w14:textId="77777777" w:rsidTr="00FA5C19">
        <w:tc>
          <w:tcPr>
            <w:tcW w:w="0" w:type="auto"/>
            <w:tcMar>
              <w:top w:w="30" w:type="dxa"/>
              <w:left w:w="30" w:type="dxa"/>
              <w:bottom w:w="20" w:type="dxa"/>
              <w:right w:w="30" w:type="dxa"/>
            </w:tcMar>
          </w:tcPr>
          <w:p w14:paraId="3079486B" w14:textId="77777777" w:rsidR="00FA5C19" w:rsidRDefault="006D6C31">
            <w:r>
              <w:rPr>
                <w:rFonts w:ascii="Calibri" w:eastAsia="PMingLiU" w:hAnsi="Calibri" w:cs="Arial"/>
              </w:rPr>
              <w:t>CURVE_NAME</w:t>
            </w:r>
          </w:p>
        </w:tc>
        <w:tc>
          <w:tcPr>
            <w:tcW w:w="0" w:type="auto"/>
            <w:tcMar>
              <w:top w:w="30" w:type="dxa"/>
              <w:left w:w="30" w:type="dxa"/>
              <w:bottom w:w="20" w:type="dxa"/>
              <w:right w:w="30" w:type="dxa"/>
            </w:tcMar>
          </w:tcPr>
          <w:p w14:paraId="37DC1055" w14:textId="77777777" w:rsidR="00FA5C19" w:rsidRDefault="006D6C31">
            <w:r>
              <w:rPr>
                <w:rFonts w:ascii="Calibri" w:eastAsia="PMingLiU" w:hAnsi="Calibri" w:cs="Arial"/>
              </w:rPr>
              <w:t>Repricing Curve</w:t>
            </w:r>
          </w:p>
        </w:tc>
        <w:tc>
          <w:tcPr>
            <w:tcW w:w="0" w:type="auto"/>
            <w:tcMar>
              <w:top w:w="30" w:type="dxa"/>
              <w:left w:w="30" w:type="dxa"/>
              <w:bottom w:w="20" w:type="dxa"/>
              <w:right w:w="30" w:type="dxa"/>
            </w:tcMar>
          </w:tcPr>
          <w:p w14:paraId="106B5018" w14:textId="77777777" w:rsidR="00FA5C19" w:rsidRDefault="00046CA5">
            <w:del w:id="599" w:author="Lo Yuen San, Sandy (non-empl)" w:date="2019-11-21T22:13:00Z">
              <w:r>
                <w:rPr>
                  <w:rFonts w:ascii="Calibri" w:eastAsia="PMingLiU" w:hAnsi="Calibri" w:cs="Arial"/>
                </w:rPr>
                <w:delText>Mapped to a curve in RFO based on lookup</w:delText>
              </w:r>
            </w:del>
            <w:ins w:id="600" w:author="Lo Yuen San, Sandy (non-empl)" w:date="2019-11-21T22:13:00Z">
              <w:r w:rsidR="006D6C31">
                <w:rPr>
                  <w:rFonts w:ascii="Calibri" w:eastAsia="PMingLiU" w:hAnsi="Calibri" w:cs="Arial"/>
                </w:rPr>
                <w:t>Show list of curves matching the deal currency.</w:t>
              </w:r>
            </w:ins>
          </w:p>
        </w:tc>
      </w:tr>
      <w:tr w:rsidR="00FA5C19" w14:paraId="7EECA9A4" w14:textId="77777777" w:rsidTr="00FA5C19">
        <w:tc>
          <w:tcPr>
            <w:tcW w:w="0" w:type="auto"/>
            <w:tcMar>
              <w:top w:w="30" w:type="dxa"/>
              <w:left w:w="30" w:type="dxa"/>
              <w:bottom w:w="20" w:type="dxa"/>
              <w:right w:w="30" w:type="dxa"/>
            </w:tcMar>
            <w:tcPrChange w:id="601" w:author="Lo Yuen San, Sandy (non-empl)" w:date="2019-11-21T22:13:00Z">
              <w:tcPr>
                <w:tcW w:w="0" w:type="auto"/>
                <w:gridSpan w:val="2"/>
                <w:tcMar>
                  <w:top w:w="30" w:type="dxa"/>
                  <w:left w:w="30" w:type="dxa"/>
                  <w:bottom w:w="20" w:type="dxa"/>
                  <w:right w:w="30" w:type="dxa"/>
                </w:tcMar>
              </w:tcPr>
            </w:tcPrChange>
          </w:tcPr>
          <w:p w14:paraId="2935205D" w14:textId="77777777" w:rsidR="00FA5C19" w:rsidRDefault="006D6C31">
            <w:r>
              <w:rPr>
                <w:rFonts w:ascii="Calibri" w:eastAsia="PMingLiU" w:hAnsi="Calibri" w:cs="Arial"/>
              </w:rPr>
              <w:t>TENOR</w:t>
            </w:r>
          </w:p>
        </w:tc>
        <w:tc>
          <w:tcPr>
            <w:tcW w:w="0" w:type="auto"/>
            <w:tcMar>
              <w:top w:w="30" w:type="dxa"/>
              <w:left w:w="30" w:type="dxa"/>
              <w:bottom w:w="20" w:type="dxa"/>
              <w:right w:w="30" w:type="dxa"/>
            </w:tcMar>
            <w:tcPrChange w:id="602" w:author="Lo Yuen San, Sandy (non-empl)" w:date="2019-11-21T22:13:00Z">
              <w:tcPr>
                <w:tcW w:w="0" w:type="auto"/>
                <w:gridSpan w:val="2"/>
                <w:tcMar>
                  <w:top w:w="30" w:type="dxa"/>
                  <w:left w:w="30" w:type="dxa"/>
                  <w:bottom w:w="20" w:type="dxa"/>
                  <w:right w:w="30" w:type="dxa"/>
                </w:tcMar>
              </w:tcPr>
            </w:tcPrChange>
          </w:tcPr>
          <w:p w14:paraId="76276008" w14:textId="77777777" w:rsidR="00FA5C19" w:rsidRDefault="006D6C31">
            <w:r>
              <w:rPr>
                <w:rFonts w:ascii="Calibri" w:eastAsia="PMingLiU" w:hAnsi="Calibri" w:cs="Arial"/>
              </w:rPr>
              <w:t>Repricing Tenor</w:t>
            </w:r>
          </w:p>
        </w:tc>
        <w:tc>
          <w:tcPr>
            <w:tcW w:w="0" w:type="auto"/>
            <w:tcMar>
              <w:top w:w="30" w:type="dxa"/>
              <w:left w:w="30" w:type="dxa"/>
              <w:bottom w:w="20" w:type="dxa"/>
              <w:right w:w="30" w:type="dxa"/>
            </w:tcMar>
            <w:tcPrChange w:id="603" w:author="Lo Yuen San, Sandy (non-empl)" w:date="2019-11-21T22:13:00Z">
              <w:tcPr>
                <w:tcW w:w="0" w:type="auto"/>
                <w:tcMar>
                  <w:top w:w="30" w:type="dxa"/>
                  <w:left w:w="30" w:type="dxa"/>
                  <w:bottom w:w="20" w:type="dxa"/>
                  <w:right w:w="30" w:type="dxa"/>
                </w:tcMar>
              </w:tcPr>
            </w:tcPrChange>
          </w:tcPr>
          <w:p w14:paraId="5F9C0159" w14:textId="77777777" w:rsidR="00FA5C19" w:rsidRDefault="00FA5C19"/>
        </w:tc>
      </w:tr>
      <w:tr w:rsidR="00FA5C19" w14:paraId="7B0CC79E" w14:textId="77777777" w:rsidTr="00FA5C19">
        <w:trPr>
          <w:ins w:id="604" w:author="Lo Yuen San, Sandy (non-empl)" w:date="2019-11-21T22:13:00Z"/>
        </w:trPr>
        <w:tc>
          <w:tcPr>
            <w:tcW w:w="0" w:type="auto"/>
            <w:tcMar>
              <w:top w:w="30" w:type="dxa"/>
              <w:left w:w="30" w:type="dxa"/>
              <w:bottom w:w="20" w:type="dxa"/>
              <w:right w:w="30" w:type="dxa"/>
            </w:tcMar>
          </w:tcPr>
          <w:p w14:paraId="5834F183" w14:textId="77777777" w:rsidR="00FA5C19" w:rsidRDefault="006D6C31">
            <w:pPr>
              <w:rPr>
                <w:ins w:id="605" w:author="Lo Yuen San, Sandy (non-empl)" w:date="2019-11-21T22:13:00Z"/>
              </w:rPr>
            </w:pPr>
            <w:ins w:id="606" w:author="Lo Yuen San, Sandy (non-empl)" w:date="2019-11-21T22:13:00Z">
              <w:r>
                <w:rPr>
                  <w:rFonts w:ascii="Calibri" w:eastAsia="PMingLiU" w:hAnsi="Calibri" w:cs="Arial"/>
                </w:rPr>
                <w:t> CURVE</w:t>
              </w:r>
            </w:ins>
          </w:p>
        </w:tc>
        <w:tc>
          <w:tcPr>
            <w:tcW w:w="0" w:type="auto"/>
            <w:tcMar>
              <w:top w:w="30" w:type="dxa"/>
              <w:left w:w="30" w:type="dxa"/>
              <w:bottom w:w="20" w:type="dxa"/>
              <w:right w:w="30" w:type="dxa"/>
            </w:tcMar>
          </w:tcPr>
          <w:p w14:paraId="02220F07" w14:textId="77777777" w:rsidR="00FA5C19" w:rsidRDefault="006D6C31">
            <w:pPr>
              <w:rPr>
                <w:ins w:id="607" w:author="Lo Yuen San, Sandy (non-empl)" w:date="2019-11-21T22:13:00Z"/>
              </w:rPr>
            </w:pPr>
            <w:ins w:id="608" w:author="Lo Yuen San, Sandy (non-empl)" w:date="2019-11-21T22:13:00Z">
              <w:r>
                <w:rPr>
                  <w:rFonts w:ascii="Calibri" w:eastAsia="PMingLiU" w:hAnsi="Calibri" w:cs="Arial"/>
                </w:rPr>
                <w:t>Curve  </w:t>
              </w:r>
            </w:ins>
          </w:p>
        </w:tc>
        <w:tc>
          <w:tcPr>
            <w:tcW w:w="0" w:type="auto"/>
            <w:tcMar>
              <w:top w:w="30" w:type="dxa"/>
              <w:left w:w="30" w:type="dxa"/>
              <w:bottom w:w="20" w:type="dxa"/>
              <w:right w:w="30" w:type="dxa"/>
            </w:tcMar>
          </w:tcPr>
          <w:p w14:paraId="6FA72A40" w14:textId="77777777" w:rsidR="00FA5C19" w:rsidRDefault="006D6C31">
            <w:pPr>
              <w:rPr>
                <w:ins w:id="609" w:author="Lo Yuen San, Sandy (non-empl)" w:date="2019-11-21T22:13:00Z"/>
              </w:rPr>
            </w:pPr>
            <w:ins w:id="610" w:author="Lo Yuen San, Sandy (non-empl)" w:date="2019-11-21T22:13:00Z">
              <w:r>
                <w:rPr>
                  <w:rFonts w:ascii="Calibri" w:eastAsia="PMingLiU" w:hAnsi="Calibri" w:cs="Arial"/>
                </w:rPr>
                <w:t>curve to select according to currency. curves will be available as per existing IFRS9 setup.</w:t>
              </w:r>
            </w:ins>
          </w:p>
        </w:tc>
      </w:tr>
      <w:tr w:rsidR="00FA5C19" w14:paraId="4311E0DF" w14:textId="77777777" w:rsidTr="00FA5C19">
        <w:tc>
          <w:tcPr>
            <w:tcW w:w="0" w:type="auto"/>
            <w:tcMar>
              <w:top w:w="30" w:type="dxa"/>
              <w:left w:w="30" w:type="dxa"/>
              <w:bottom w:w="20" w:type="dxa"/>
              <w:right w:w="30" w:type="dxa"/>
            </w:tcMar>
            <w:tcPrChange w:id="611" w:author="Lo Yuen San, Sandy (non-empl)" w:date="2019-11-21T22:13:00Z">
              <w:tcPr>
                <w:tcW w:w="0" w:type="auto"/>
                <w:gridSpan w:val="2"/>
                <w:tcMar>
                  <w:top w:w="30" w:type="dxa"/>
                  <w:left w:w="30" w:type="dxa"/>
                  <w:bottom w:w="20" w:type="dxa"/>
                  <w:right w:w="30" w:type="dxa"/>
                </w:tcMar>
              </w:tcPr>
            </w:tcPrChange>
          </w:tcPr>
          <w:p w14:paraId="3452FE99" w14:textId="77777777" w:rsidR="00FA5C19" w:rsidRDefault="006D6C31">
            <w:r>
              <w:rPr>
                <w:rFonts w:ascii="Calibri" w:eastAsia="PMingLiU" w:hAnsi="Calibri" w:cs="Arial"/>
              </w:rPr>
              <w:t>MKT_SPREAD</w:t>
            </w:r>
          </w:p>
        </w:tc>
        <w:tc>
          <w:tcPr>
            <w:tcW w:w="0" w:type="auto"/>
            <w:tcMar>
              <w:top w:w="30" w:type="dxa"/>
              <w:left w:w="30" w:type="dxa"/>
              <w:bottom w:w="20" w:type="dxa"/>
              <w:right w:w="30" w:type="dxa"/>
            </w:tcMar>
            <w:tcPrChange w:id="612" w:author="Lo Yuen San, Sandy (non-empl)" w:date="2019-11-21T22:13:00Z">
              <w:tcPr>
                <w:tcW w:w="0" w:type="auto"/>
                <w:gridSpan w:val="2"/>
                <w:tcMar>
                  <w:top w:w="30" w:type="dxa"/>
                  <w:left w:w="30" w:type="dxa"/>
                  <w:bottom w:w="20" w:type="dxa"/>
                  <w:right w:w="30" w:type="dxa"/>
                </w:tcMar>
              </w:tcPr>
            </w:tcPrChange>
          </w:tcPr>
          <w:p w14:paraId="6EFDF358" w14:textId="77777777" w:rsidR="00FA5C19" w:rsidRDefault="006D6C31">
            <w:r>
              <w:rPr>
                <w:rFonts w:ascii="Calibri" w:eastAsia="PMingLiU" w:hAnsi="Calibri" w:cs="Arial"/>
              </w:rPr>
              <w:t>Repricing Spread</w:t>
            </w:r>
          </w:p>
        </w:tc>
        <w:tc>
          <w:tcPr>
            <w:tcW w:w="0" w:type="auto"/>
            <w:tcMar>
              <w:top w:w="30" w:type="dxa"/>
              <w:left w:w="30" w:type="dxa"/>
              <w:bottom w:w="20" w:type="dxa"/>
              <w:right w:w="30" w:type="dxa"/>
            </w:tcMar>
            <w:tcPrChange w:id="613" w:author="Lo Yuen San, Sandy (non-empl)" w:date="2019-11-21T22:13:00Z">
              <w:tcPr>
                <w:tcW w:w="0" w:type="auto"/>
                <w:tcMar>
                  <w:top w:w="30" w:type="dxa"/>
                  <w:left w:w="30" w:type="dxa"/>
                  <w:bottom w:w="20" w:type="dxa"/>
                  <w:right w:w="30" w:type="dxa"/>
                </w:tcMar>
              </w:tcPr>
            </w:tcPrChange>
          </w:tcPr>
          <w:p w14:paraId="1F6D66EA" w14:textId="77777777" w:rsidR="00FA5C19" w:rsidRDefault="00FA5C19"/>
        </w:tc>
      </w:tr>
      <w:tr w:rsidR="00FA5C19" w14:paraId="33B290C8" w14:textId="77777777" w:rsidTr="00FA5C19">
        <w:tc>
          <w:tcPr>
            <w:tcW w:w="0" w:type="auto"/>
            <w:tcMar>
              <w:top w:w="30" w:type="dxa"/>
              <w:left w:w="30" w:type="dxa"/>
              <w:bottom w:w="20" w:type="dxa"/>
              <w:right w:w="30" w:type="dxa"/>
            </w:tcMar>
            <w:tcPrChange w:id="614" w:author="Lo Yuen San, Sandy (non-empl)" w:date="2019-11-21T22:13:00Z">
              <w:tcPr>
                <w:tcW w:w="0" w:type="auto"/>
                <w:gridSpan w:val="2"/>
                <w:tcMar>
                  <w:top w:w="30" w:type="dxa"/>
                  <w:left w:w="30" w:type="dxa"/>
                  <w:bottom w:w="20" w:type="dxa"/>
                  <w:right w:w="30" w:type="dxa"/>
                </w:tcMar>
              </w:tcPr>
            </w:tcPrChange>
          </w:tcPr>
          <w:p w14:paraId="1FEC97E4" w14:textId="77777777" w:rsidR="00FA5C19" w:rsidRDefault="006D6C31">
            <w:r>
              <w:rPr>
                <w:rFonts w:ascii="Calibri" w:eastAsia="PMingLiU" w:hAnsi="Calibri" w:cs="Arial"/>
              </w:rPr>
              <w:t>MULT_SPREAD</w:t>
            </w:r>
          </w:p>
        </w:tc>
        <w:tc>
          <w:tcPr>
            <w:tcW w:w="0" w:type="auto"/>
            <w:tcMar>
              <w:top w:w="30" w:type="dxa"/>
              <w:left w:w="30" w:type="dxa"/>
              <w:bottom w:w="20" w:type="dxa"/>
              <w:right w:w="30" w:type="dxa"/>
            </w:tcMar>
            <w:tcPrChange w:id="615" w:author="Lo Yuen San, Sandy (non-empl)" w:date="2019-11-21T22:13:00Z">
              <w:tcPr>
                <w:tcW w:w="0" w:type="auto"/>
                <w:gridSpan w:val="2"/>
                <w:tcMar>
                  <w:top w:w="30" w:type="dxa"/>
                  <w:left w:w="30" w:type="dxa"/>
                  <w:bottom w:w="20" w:type="dxa"/>
                  <w:right w:w="30" w:type="dxa"/>
                </w:tcMar>
              </w:tcPr>
            </w:tcPrChange>
          </w:tcPr>
          <w:p w14:paraId="528BC73D" w14:textId="77777777" w:rsidR="00FA5C19" w:rsidRDefault="006D6C31">
            <w:r>
              <w:rPr>
                <w:rFonts w:ascii="Calibri" w:eastAsia="PMingLiU" w:hAnsi="Calibri" w:cs="Arial"/>
              </w:rPr>
              <w:t>Repricing Spread Multiplier</w:t>
            </w:r>
          </w:p>
        </w:tc>
        <w:tc>
          <w:tcPr>
            <w:tcW w:w="0" w:type="auto"/>
            <w:tcMar>
              <w:top w:w="30" w:type="dxa"/>
              <w:left w:w="30" w:type="dxa"/>
              <w:bottom w:w="20" w:type="dxa"/>
              <w:right w:w="30" w:type="dxa"/>
            </w:tcMar>
            <w:tcPrChange w:id="616" w:author="Lo Yuen San, Sandy (non-empl)" w:date="2019-11-21T22:13:00Z">
              <w:tcPr>
                <w:tcW w:w="0" w:type="auto"/>
                <w:tcMar>
                  <w:top w:w="30" w:type="dxa"/>
                  <w:left w:w="30" w:type="dxa"/>
                  <w:bottom w:w="20" w:type="dxa"/>
                  <w:right w:w="30" w:type="dxa"/>
                </w:tcMar>
              </w:tcPr>
            </w:tcPrChange>
          </w:tcPr>
          <w:p w14:paraId="57675EF4" w14:textId="77777777" w:rsidR="00FA5C19" w:rsidRDefault="00FA5C19"/>
        </w:tc>
      </w:tr>
      <w:tr w:rsidR="00FA5C19" w14:paraId="1CA11D98" w14:textId="77777777" w:rsidTr="00FA5C19">
        <w:tc>
          <w:tcPr>
            <w:tcW w:w="0" w:type="auto"/>
            <w:tcMar>
              <w:top w:w="30" w:type="dxa"/>
              <w:left w:w="30" w:type="dxa"/>
              <w:bottom w:w="20" w:type="dxa"/>
              <w:right w:w="30" w:type="dxa"/>
            </w:tcMar>
            <w:tcPrChange w:id="617" w:author="Lo Yuen San, Sandy (non-empl)" w:date="2019-11-21T22:13:00Z">
              <w:tcPr>
                <w:tcW w:w="0" w:type="auto"/>
                <w:gridSpan w:val="2"/>
                <w:tcMar>
                  <w:top w:w="30" w:type="dxa"/>
                  <w:left w:w="30" w:type="dxa"/>
                  <w:bottom w:w="20" w:type="dxa"/>
                  <w:right w:w="30" w:type="dxa"/>
                </w:tcMar>
              </w:tcPr>
            </w:tcPrChange>
          </w:tcPr>
          <w:p w14:paraId="64690FD6" w14:textId="77777777" w:rsidR="00FA5C19" w:rsidRDefault="006D6C31">
            <w:r>
              <w:rPr>
                <w:rFonts w:ascii="Calibri" w:eastAsia="PMingLiU" w:hAnsi="Calibri" w:cs="Arial"/>
              </w:rPr>
              <w:t>FIXING_PERIODICITY</w:t>
            </w:r>
          </w:p>
        </w:tc>
        <w:tc>
          <w:tcPr>
            <w:tcW w:w="0" w:type="auto"/>
            <w:tcMar>
              <w:top w:w="30" w:type="dxa"/>
              <w:left w:w="30" w:type="dxa"/>
              <w:bottom w:w="20" w:type="dxa"/>
              <w:right w:w="30" w:type="dxa"/>
            </w:tcMar>
            <w:tcPrChange w:id="618" w:author="Lo Yuen San, Sandy (non-empl)" w:date="2019-11-21T22:13:00Z">
              <w:tcPr>
                <w:tcW w:w="0" w:type="auto"/>
                <w:gridSpan w:val="2"/>
                <w:tcMar>
                  <w:top w:w="30" w:type="dxa"/>
                  <w:left w:w="30" w:type="dxa"/>
                  <w:bottom w:w="20" w:type="dxa"/>
                  <w:right w:w="30" w:type="dxa"/>
                </w:tcMar>
              </w:tcPr>
            </w:tcPrChange>
          </w:tcPr>
          <w:p w14:paraId="2D917403" w14:textId="77777777" w:rsidR="00FA5C19" w:rsidRDefault="006D6C31">
            <w:r>
              <w:rPr>
                <w:rFonts w:ascii="Calibri" w:eastAsia="PMingLiU" w:hAnsi="Calibri" w:cs="Arial"/>
              </w:rPr>
              <w:t>Repricing Periodicity</w:t>
            </w:r>
          </w:p>
        </w:tc>
        <w:tc>
          <w:tcPr>
            <w:tcW w:w="0" w:type="auto"/>
            <w:tcMar>
              <w:top w:w="30" w:type="dxa"/>
              <w:left w:w="30" w:type="dxa"/>
              <w:bottom w:w="20" w:type="dxa"/>
              <w:right w:w="30" w:type="dxa"/>
            </w:tcMar>
            <w:tcPrChange w:id="619" w:author="Lo Yuen San, Sandy (non-empl)" w:date="2019-11-21T22:13:00Z">
              <w:tcPr>
                <w:tcW w:w="0" w:type="auto"/>
                <w:tcMar>
                  <w:top w:w="30" w:type="dxa"/>
                  <w:left w:w="30" w:type="dxa"/>
                  <w:bottom w:w="20" w:type="dxa"/>
                  <w:right w:w="30" w:type="dxa"/>
                </w:tcMar>
              </w:tcPr>
            </w:tcPrChange>
          </w:tcPr>
          <w:p w14:paraId="401C66D0" w14:textId="77777777" w:rsidR="00FA5C19" w:rsidRDefault="00FA5C19"/>
        </w:tc>
      </w:tr>
      <w:tr w:rsidR="00FA5C19" w14:paraId="1C78E0D8" w14:textId="77777777" w:rsidTr="00FA5C19">
        <w:tc>
          <w:tcPr>
            <w:tcW w:w="0" w:type="auto"/>
            <w:tcMar>
              <w:top w:w="30" w:type="dxa"/>
              <w:left w:w="30" w:type="dxa"/>
              <w:bottom w:w="20" w:type="dxa"/>
              <w:right w:w="30" w:type="dxa"/>
            </w:tcMar>
            <w:tcPrChange w:id="620" w:author="Lo Yuen San, Sandy (non-empl)" w:date="2019-11-21T22:13:00Z">
              <w:tcPr>
                <w:tcW w:w="0" w:type="auto"/>
                <w:gridSpan w:val="2"/>
                <w:tcMar>
                  <w:top w:w="30" w:type="dxa"/>
                  <w:left w:w="30" w:type="dxa"/>
                  <w:bottom w:w="20" w:type="dxa"/>
                  <w:right w:w="30" w:type="dxa"/>
                </w:tcMar>
              </w:tcPr>
            </w:tcPrChange>
          </w:tcPr>
          <w:p w14:paraId="6BF91680" w14:textId="77777777" w:rsidR="00FA5C19" w:rsidRDefault="006D6C31">
            <w:r>
              <w:rPr>
                <w:rFonts w:ascii="Calibri" w:eastAsia="PMingLiU" w:hAnsi="Calibri" w:cs="Arial"/>
              </w:rPr>
              <w:t>AMORTIZING_TYPE</w:t>
            </w:r>
          </w:p>
        </w:tc>
        <w:tc>
          <w:tcPr>
            <w:tcW w:w="0" w:type="auto"/>
            <w:tcMar>
              <w:top w:w="30" w:type="dxa"/>
              <w:left w:w="30" w:type="dxa"/>
              <w:bottom w:w="20" w:type="dxa"/>
              <w:right w:w="30" w:type="dxa"/>
            </w:tcMar>
            <w:tcPrChange w:id="621" w:author="Lo Yuen San, Sandy (non-empl)" w:date="2019-11-21T22:13:00Z">
              <w:tcPr>
                <w:tcW w:w="0" w:type="auto"/>
                <w:gridSpan w:val="2"/>
                <w:tcMar>
                  <w:top w:w="30" w:type="dxa"/>
                  <w:left w:w="30" w:type="dxa"/>
                  <w:bottom w:w="20" w:type="dxa"/>
                  <w:right w:w="30" w:type="dxa"/>
                </w:tcMar>
              </w:tcPr>
            </w:tcPrChange>
          </w:tcPr>
          <w:p w14:paraId="4DE114E0" w14:textId="77777777" w:rsidR="00FA5C19" w:rsidRDefault="006D6C31">
            <w:r>
              <w:rPr>
                <w:rFonts w:ascii="Calibri" w:eastAsia="PMingLiU" w:hAnsi="Calibri" w:cs="Arial"/>
              </w:rPr>
              <w:t>Amortization Method</w:t>
            </w:r>
          </w:p>
        </w:tc>
        <w:tc>
          <w:tcPr>
            <w:tcW w:w="0" w:type="auto"/>
            <w:tcMar>
              <w:top w:w="30" w:type="dxa"/>
              <w:left w:w="30" w:type="dxa"/>
              <w:bottom w:w="20" w:type="dxa"/>
              <w:right w:w="30" w:type="dxa"/>
            </w:tcMar>
            <w:tcPrChange w:id="622" w:author="Lo Yuen San, Sandy (non-empl)" w:date="2019-11-21T22:13:00Z">
              <w:tcPr>
                <w:tcW w:w="0" w:type="auto"/>
                <w:tcMar>
                  <w:top w:w="30" w:type="dxa"/>
                  <w:left w:w="30" w:type="dxa"/>
                  <w:bottom w:w="20" w:type="dxa"/>
                  <w:right w:w="30" w:type="dxa"/>
                </w:tcMar>
              </w:tcPr>
            </w:tcPrChange>
          </w:tcPr>
          <w:p w14:paraId="4EEAB043" w14:textId="77777777" w:rsidR="00FA5C19" w:rsidRDefault="00FA5C19"/>
        </w:tc>
      </w:tr>
      <w:tr w:rsidR="00FA5C19" w14:paraId="4946379D" w14:textId="77777777" w:rsidTr="00FA5C19">
        <w:tc>
          <w:tcPr>
            <w:tcW w:w="0" w:type="auto"/>
            <w:tcMar>
              <w:top w:w="30" w:type="dxa"/>
              <w:left w:w="30" w:type="dxa"/>
              <w:bottom w:w="20" w:type="dxa"/>
              <w:right w:w="30" w:type="dxa"/>
            </w:tcMar>
            <w:tcPrChange w:id="623" w:author="Lo Yuen San, Sandy (non-empl)" w:date="2019-11-21T22:13:00Z">
              <w:tcPr>
                <w:tcW w:w="0" w:type="auto"/>
                <w:gridSpan w:val="2"/>
                <w:tcMar>
                  <w:top w:w="30" w:type="dxa"/>
                  <w:left w:w="30" w:type="dxa"/>
                  <w:bottom w:w="20" w:type="dxa"/>
                  <w:right w:w="30" w:type="dxa"/>
                </w:tcMar>
              </w:tcPr>
            </w:tcPrChange>
          </w:tcPr>
          <w:p w14:paraId="64568486" w14:textId="77777777" w:rsidR="00FA5C19" w:rsidRDefault="006D6C31">
            <w:r>
              <w:rPr>
                <w:rFonts w:ascii="Calibri" w:eastAsia="PMingLiU" w:hAnsi="Calibri" w:cs="Arial"/>
              </w:rPr>
              <w:t>AMORTIZING_PERIODICITY</w:t>
            </w:r>
          </w:p>
        </w:tc>
        <w:tc>
          <w:tcPr>
            <w:tcW w:w="0" w:type="auto"/>
            <w:tcMar>
              <w:top w:w="30" w:type="dxa"/>
              <w:left w:w="30" w:type="dxa"/>
              <w:bottom w:w="20" w:type="dxa"/>
              <w:right w:w="30" w:type="dxa"/>
            </w:tcMar>
            <w:tcPrChange w:id="624" w:author="Lo Yuen San, Sandy (non-empl)" w:date="2019-11-21T22:13:00Z">
              <w:tcPr>
                <w:tcW w:w="0" w:type="auto"/>
                <w:gridSpan w:val="2"/>
                <w:tcMar>
                  <w:top w:w="30" w:type="dxa"/>
                  <w:left w:w="30" w:type="dxa"/>
                  <w:bottom w:w="20" w:type="dxa"/>
                  <w:right w:w="30" w:type="dxa"/>
                </w:tcMar>
              </w:tcPr>
            </w:tcPrChange>
          </w:tcPr>
          <w:p w14:paraId="66270283" w14:textId="77777777" w:rsidR="00FA5C19" w:rsidRDefault="006D6C31">
            <w:r>
              <w:rPr>
                <w:rFonts w:ascii="Calibri" w:eastAsia="PMingLiU" w:hAnsi="Calibri" w:cs="Arial"/>
              </w:rPr>
              <w:t>Amortization Periodicity</w:t>
            </w:r>
          </w:p>
        </w:tc>
        <w:tc>
          <w:tcPr>
            <w:tcW w:w="0" w:type="auto"/>
            <w:tcMar>
              <w:top w:w="30" w:type="dxa"/>
              <w:left w:w="30" w:type="dxa"/>
              <w:bottom w:w="20" w:type="dxa"/>
              <w:right w:w="30" w:type="dxa"/>
            </w:tcMar>
            <w:tcPrChange w:id="625" w:author="Lo Yuen San, Sandy (non-empl)" w:date="2019-11-21T22:13:00Z">
              <w:tcPr>
                <w:tcW w:w="0" w:type="auto"/>
                <w:tcMar>
                  <w:top w:w="30" w:type="dxa"/>
                  <w:left w:w="30" w:type="dxa"/>
                  <w:bottom w:w="20" w:type="dxa"/>
                  <w:right w:w="30" w:type="dxa"/>
                </w:tcMar>
              </w:tcPr>
            </w:tcPrChange>
          </w:tcPr>
          <w:p w14:paraId="019842C5" w14:textId="77777777" w:rsidR="00FA5C19" w:rsidRDefault="00FA5C19"/>
        </w:tc>
      </w:tr>
      <w:tr w:rsidR="00FA5C19" w14:paraId="1C760276" w14:textId="77777777" w:rsidTr="00FA5C19">
        <w:tc>
          <w:tcPr>
            <w:tcW w:w="0" w:type="auto"/>
            <w:tcMar>
              <w:top w:w="30" w:type="dxa"/>
              <w:left w:w="30" w:type="dxa"/>
              <w:bottom w:w="20" w:type="dxa"/>
              <w:right w:w="30" w:type="dxa"/>
            </w:tcMar>
            <w:tcPrChange w:id="626" w:author="Lo Yuen San, Sandy (non-empl)" w:date="2019-11-21T22:13:00Z">
              <w:tcPr>
                <w:tcW w:w="0" w:type="auto"/>
                <w:gridSpan w:val="2"/>
                <w:tcMar>
                  <w:top w:w="30" w:type="dxa"/>
                  <w:left w:w="30" w:type="dxa"/>
                  <w:bottom w:w="20" w:type="dxa"/>
                  <w:right w:w="30" w:type="dxa"/>
                </w:tcMar>
              </w:tcPr>
            </w:tcPrChange>
          </w:tcPr>
          <w:p w14:paraId="25D056C8" w14:textId="77777777" w:rsidR="00FA5C19" w:rsidRDefault="006D6C31">
            <w:r>
              <w:rPr>
                <w:rFonts w:ascii="Calibri" w:eastAsia="PMingLiU" w:hAnsi="Calibri" w:cs="Arial"/>
              </w:rPr>
              <w:t>AMORTIZING_AMOUNT</w:t>
            </w:r>
          </w:p>
        </w:tc>
        <w:tc>
          <w:tcPr>
            <w:tcW w:w="0" w:type="auto"/>
            <w:tcMar>
              <w:top w:w="30" w:type="dxa"/>
              <w:left w:w="30" w:type="dxa"/>
              <w:bottom w:w="20" w:type="dxa"/>
              <w:right w:w="30" w:type="dxa"/>
            </w:tcMar>
            <w:tcPrChange w:id="627" w:author="Lo Yuen San, Sandy (non-empl)" w:date="2019-11-21T22:13:00Z">
              <w:tcPr>
                <w:tcW w:w="0" w:type="auto"/>
                <w:gridSpan w:val="2"/>
                <w:tcMar>
                  <w:top w:w="30" w:type="dxa"/>
                  <w:left w:w="30" w:type="dxa"/>
                  <w:bottom w:w="20" w:type="dxa"/>
                  <w:right w:w="30" w:type="dxa"/>
                </w:tcMar>
              </w:tcPr>
            </w:tcPrChange>
          </w:tcPr>
          <w:p w14:paraId="449E064E" w14:textId="77777777" w:rsidR="00FA5C19" w:rsidRDefault="006D6C31">
            <w:r>
              <w:rPr>
                <w:rFonts w:ascii="Calibri" w:eastAsia="PMingLiU" w:hAnsi="Calibri" w:cs="Arial"/>
              </w:rPr>
              <w:t>Amortization Amount</w:t>
            </w:r>
          </w:p>
        </w:tc>
        <w:tc>
          <w:tcPr>
            <w:tcW w:w="0" w:type="auto"/>
            <w:tcMar>
              <w:top w:w="30" w:type="dxa"/>
              <w:left w:w="30" w:type="dxa"/>
              <w:bottom w:w="20" w:type="dxa"/>
              <w:right w:w="30" w:type="dxa"/>
            </w:tcMar>
            <w:tcPrChange w:id="628" w:author="Lo Yuen San, Sandy (non-empl)" w:date="2019-11-21T22:13:00Z">
              <w:tcPr>
                <w:tcW w:w="0" w:type="auto"/>
                <w:tcMar>
                  <w:top w:w="30" w:type="dxa"/>
                  <w:left w:w="30" w:type="dxa"/>
                  <w:bottom w:w="20" w:type="dxa"/>
                  <w:right w:w="30" w:type="dxa"/>
                </w:tcMar>
              </w:tcPr>
            </w:tcPrChange>
          </w:tcPr>
          <w:p w14:paraId="7D64BB65" w14:textId="77777777" w:rsidR="00FA5C19" w:rsidRDefault="00FA5C19"/>
        </w:tc>
      </w:tr>
      <w:tr w:rsidR="00FA5C19" w14:paraId="32EB0FEC" w14:textId="77777777" w:rsidTr="00FA5C19">
        <w:tc>
          <w:tcPr>
            <w:tcW w:w="0" w:type="auto"/>
            <w:tcMar>
              <w:top w:w="30" w:type="dxa"/>
              <w:left w:w="30" w:type="dxa"/>
              <w:bottom w:w="20" w:type="dxa"/>
              <w:right w:w="30" w:type="dxa"/>
            </w:tcMar>
          </w:tcPr>
          <w:p w14:paraId="76492A94" w14:textId="77777777" w:rsidR="00FA5C19" w:rsidRDefault="006D6C31">
            <w:r>
              <w:rPr>
                <w:rFonts w:ascii="Calibri" w:eastAsia="PMingLiU" w:hAnsi="Calibri" w:cs="Arial"/>
              </w:rPr>
              <w:t>DISCOUNT_CURVE_NAME</w:t>
            </w:r>
          </w:p>
        </w:tc>
        <w:tc>
          <w:tcPr>
            <w:tcW w:w="0" w:type="auto"/>
            <w:tcMar>
              <w:top w:w="30" w:type="dxa"/>
              <w:left w:w="30" w:type="dxa"/>
              <w:bottom w:w="20" w:type="dxa"/>
              <w:right w:w="30" w:type="dxa"/>
            </w:tcMar>
          </w:tcPr>
          <w:p w14:paraId="6FF35511" w14:textId="77777777" w:rsidR="00FA5C19" w:rsidRDefault="006D6C31">
            <w:r>
              <w:rPr>
                <w:rFonts w:ascii="Calibri" w:eastAsia="PMingLiU" w:hAnsi="Calibri" w:cs="Arial"/>
              </w:rPr>
              <w:t>&lt;not shown&gt;</w:t>
            </w:r>
          </w:p>
        </w:tc>
        <w:tc>
          <w:tcPr>
            <w:tcW w:w="0" w:type="auto"/>
            <w:tcMar>
              <w:top w:w="30" w:type="dxa"/>
              <w:left w:w="30" w:type="dxa"/>
              <w:bottom w:w="20" w:type="dxa"/>
              <w:right w:w="30" w:type="dxa"/>
            </w:tcMar>
          </w:tcPr>
          <w:p w14:paraId="65135D31" w14:textId="77777777" w:rsidR="00FA5C19" w:rsidRDefault="00046CA5">
            <w:del w:id="629" w:author="Lo Yuen San, Sandy (non-empl)" w:date="2019-11-21T22:13:00Z">
              <w:r>
                <w:rPr>
                  <w:rFonts w:ascii="Calibri" w:eastAsia="PMingLiU" w:hAnsi="Calibri" w:cs="Arial"/>
                </w:rPr>
                <w:delText>Send to RCO based on lookup</w:delText>
              </w:r>
            </w:del>
            <w:ins w:id="630" w:author="Lo Yuen San, Sandy (non-empl)" w:date="2019-11-21T22:13:00Z">
              <w:r w:rsidR="006D6C31">
                <w:rPr>
                  <w:rFonts w:ascii="Calibri" w:eastAsia="PMingLiU" w:hAnsi="Calibri" w:cs="Arial"/>
                </w:rPr>
                <w:t>Show list of curves matching the deal currency.</w:t>
              </w:r>
            </w:ins>
          </w:p>
        </w:tc>
      </w:tr>
      <w:tr w:rsidR="00FA5C19" w14:paraId="1DF4B742" w14:textId="77777777" w:rsidTr="00FA5C19">
        <w:tc>
          <w:tcPr>
            <w:tcW w:w="0" w:type="auto"/>
            <w:tcMar>
              <w:top w:w="30" w:type="dxa"/>
              <w:left w:w="30" w:type="dxa"/>
              <w:bottom w:w="20" w:type="dxa"/>
              <w:right w:w="30" w:type="dxa"/>
            </w:tcMar>
            <w:tcPrChange w:id="631" w:author="Lo Yuen San, Sandy (non-empl)" w:date="2019-11-21T22:13:00Z">
              <w:tcPr>
                <w:tcW w:w="0" w:type="auto"/>
                <w:gridSpan w:val="2"/>
                <w:tcMar>
                  <w:top w:w="30" w:type="dxa"/>
                  <w:left w:w="30" w:type="dxa"/>
                  <w:bottom w:w="20" w:type="dxa"/>
                  <w:right w:w="30" w:type="dxa"/>
                </w:tcMar>
              </w:tcPr>
            </w:tcPrChange>
          </w:tcPr>
          <w:p w14:paraId="7ECE9285" w14:textId="77777777" w:rsidR="00FA5C19" w:rsidRDefault="006D6C31">
            <w:r>
              <w:rPr>
                <w:rFonts w:ascii="Calibri" w:eastAsia="PMingLiU" w:hAnsi="Calibri" w:cs="Arial"/>
              </w:rPr>
              <w:t>ACCRUAL_BASIS</w:t>
            </w:r>
          </w:p>
        </w:tc>
        <w:tc>
          <w:tcPr>
            <w:tcW w:w="0" w:type="auto"/>
            <w:tcMar>
              <w:top w:w="30" w:type="dxa"/>
              <w:left w:w="30" w:type="dxa"/>
              <w:bottom w:w="20" w:type="dxa"/>
              <w:right w:w="30" w:type="dxa"/>
            </w:tcMar>
            <w:tcPrChange w:id="632" w:author="Lo Yuen San, Sandy (non-empl)" w:date="2019-11-21T22:13:00Z">
              <w:tcPr>
                <w:tcW w:w="0" w:type="auto"/>
                <w:gridSpan w:val="2"/>
                <w:tcMar>
                  <w:top w:w="30" w:type="dxa"/>
                  <w:left w:w="30" w:type="dxa"/>
                  <w:bottom w:w="20" w:type="dxa"/>
                  <w:right w:w="30" w:type="dxa"/>
                </w:tcMar>
              </w:tcPr>
            </w:tcPrChange>
          </w:tcPr>
          <w:p w14:paraId="55D7E496" w14:textId="77777777" w:rsidR="00FA5C19" w:rsidRDefault="006D6C31">
            <w:r>
              <w:rPr>
                <w:rFonts w:ascii="Calibri" w:eastAsia="PMingLiU" w:hAnsi="Calibri" w:cs="Arial"/>
              </w:rPr>
              <w:t>Accrual Basis</w:t>
            </w:r>
          </w:p>
        </w:tc>
        <w:tc>
          <w:tcPr>
            <w:tcW w:w="0" w:type="auto"/>
            <w:tcMar>
              <w:top w:w="30" w:type="dxa"/>
              <w:left w:w="30" w:type="dxa"/>
              <w:bottom w:w="20" w:type="dxa"/>
              <w:right w:w="30" w:type="dxa"/>
            </w:tcMar>
            <w:tcPrChange w:id="633" w:author="Lo Yuen San, Sandy (non-empl)" w:date="2019-11-21T22:13:00Z">
              <w:tcPr>
                <w:tcW w:w="0" w:type="auto"/>
                <w:tcMar>
                  <w:top w:w="30" w:type="dxa"/>
                  <w:left w:w="30" w:type="dxa"/>
                  <w:bottom w:w="20" w:type="dxa"/>
                  <w:right w:w="30" w:type="dxa"/>
                </w:tcMar>
              </w:tcPr>
            </w:tcPrChange>
          </w:tcPr>
          <w:p w14:paraId="56693A76" w14:textId="77777777" w:rsidR="00FA5C19" w:rsidRDefault="00FA5C19"/>
        </w:tc>
      </w:tr>
      <w:tr w:rsidR="00FA5C19" w14:paraId="05C5F70F" w14:textId="77777777" w:rsidTr="00FA5C19">
        <w:tc>
          <w:tcPr>
            <w:tcW w:w="0" w:type="auto"/>
            <w:tcMar>
              <w:top w:w="30" w:type="dxa"/>
              <w:left w:w="30" w:type="dxa"/>
              <w:bottom w:w="20" w:type="dxa"/>
              <w:right w:w="30" w:type="dxa"/>
            </w:tcMar>
          </w:tcPr>
          <w:p w14:paraId="50271227" w14:textId="77777777" w:rsidR="00FA5C19" w:rsidRDefault="006D6C31">
            <w:r>
              <w:rPr>
                <w:rFonts w:ascii="Calibri" w:eastAsia="PMingLiU" w:hAnsi="Calibri" w:cs="Arial"/>
              </w:rPr>
              <w:t>ACCRUALS</w:t>
            </w:r>
          </w:p>
        </w:tc>
        <w:tc>
          <w:tcPr>
            <w:tcW w:w="0" w:type="auto"/>
            <w:tcMar>
              <w:top w:w="30" w:type="dxa"/>
              <w:left w:w="30" w:type="dxa"/>
              <w:bottom w:w="20" w:type="dxa"/>
              <w:right w:w="30" w:type="dxa"/>
            </w:tcMar>
          </w:tcPr>
          <w:p w14:paraId="05F03E55" w14:textId="77777777" w:rsidR="00FA5C19" w:rsidRDefault="006D6C31">
            <w:ins w:id="634" w:author="Lo Yuen San, Sandy (non-empl)" w:date="2019-11-21T22:13:00Z">
              <w:r>
                <w:rPr>
                  <w:rFonts w:ascii="Calibri" w:eastAsia="PMingLiU" w:hAnsi="Calibri" w:cs="Arial"/>
                </w:rPr>
                <w:t xml:space="preserve">Interest </w:t>
              </w:r>
            </w:ins>
            <w:r>
              <w:rPr>
                <w:rFonts w:ascii="Calibri" w:eastAsia="PMingLiU" w:hAnsi="Calibri" w:cs="Arial"/>
              </w:rPr>
              <w:t>Accruals</w:t>
            </w:r>
          </w:p>
        </w:tc>
        <w:tc>
          <w:tcPr>
            <w:tcW w:w="0" w:type="auto"/>
            <w:tcMar>
              <w:top w:w="30" w:type="dxa"/>
              <w:left w:w="30" w:type="dxa"/>
              <w:bottom w:w="20" w:type="dxa"/>
              <w:right w:w="30" w:type="dxa"/>
            </w:tcMar>
          </w:tcPr>
          <w:p w14:paraId="6C940663" w14:textId="77777777" w:rsidR="00FA5C19" w:rsidRDefault="00FA5C19"/>
        </w:tc>
      </w:tr>
      <w:tr w:rsidR="00FA5C19" w14:paraId="1D97C93B" w14:textId="77777777" w:rsidTr="00FA5C19">
        <w:tc>
          <w:tcPr>
            <w:tcW w:w="0" w:type="auto"/>
            <w:tcMar>
              <w:top w:w="30" w:type="dxa"/>
              <w:left w:w="30" w:type="dxa"/>
              <w:bottom w:w="20" w:type="dxa"/>
              <w:right w:w="30" w:type="dxa"/>
            </w:tcMar>
            <w:tcPrChange w:id="635" w:author="Lo Yuen San, Sandy (non-empl)" w:date="2019-11-21T22:13:00Z">
              <w:tcPr>
                <w:tcW w:w="0" w:type="auto"/>
                <w:gridSpan w:val="2"/>
                <w:tcMar>
                  <w:top w:w="30" w:type="dxa"/>
                  <w:left w:w="30" w:type="dxa"/>
                  <w:bottom w:w="20" w:type="dxa"/>
                  <w:right w:w="30" w:type="dxa"/>
                </w:tcMar>
              </w:tcPr>
            </w:tcPrChange>
          </w:tcPr>
          <w:p w14:paraId="16A3ADEE" w14:textId="77777777" w:rsidR="00FA5C19" w:rsidRDefault="006D6C31">
            <w:r>
              <w:rPr>
                <w:rFonts w:ascii="Calibri" w:eastAsia="PMingLiU" w:hAnsi="Calibri" w:cs="Arial"/>
              </w:rPr>
              <w:t>IMPORT_CF</w:t>
            </w:r>
          </w:p>
        </w:tc>
        <w:tc>
          <w:tcPr>
            <w:tcW w:w="0" w:type="auto"/>
            <w:tcMar>
              <w:top w:w="30" w:type="dxa"/>
              <w:left w:w="30" w:type="dxa"/>
              <w:bottom w:w="20" w:type="dxa"/>
              <w:right w:w="30" w:type="dxa"/>
            </w:tcMar>
            <w:tcPrChange w:id="636" w:author="Lo Yuen San, Sandy (non-empl)" w:date="2019-11-21T22:13:00Z">
              <w:tcPr>
                <w:tcW w:w="0" w:type="auto"/>
                <w:gridSpan w:val="2"/>
                <w:tcMar>
                  <w:top w:w="30" w:type="dxa"/>
                  <w:left w:w="30" w:type="dxa"/>
                  <w:bottom w:w="20" w:type="dxa"/>
                  <w:right w:w="30" w:type="dxa"/>
                </w:tcMar>
              </w:tcPr>
            </w:tcPrChange>
          </w:tcPr>
          <w:p w14:paraId="20542EC6" w14:textId="77777777" w:rsidR="00FA5C19" w:rsidRDefault="006D6C31">
            <w:r>
              <w:rPr>
                <w:rFonts w:ascii="Calibri" w:eastAsia="PMingLiU" w:hAnsi="Calibri" w:cs="Arial"/>
              </w:rPr>
              <w:t>Import Cashflows</w:t>
            </w:r>
          </w:p>
        </w:tc>
        <w:tc>
          <w:tcPr>
            <w:tcW w:w="0" w:type="auto"/>
            <w:tcMar>
              <w:top w:w="30" w:type="dxa"/>
              <w:left w:w="30" w:type="dxa"/>
              <w:bottom w:w="20" w:type="dxa"/>
              <w:right w:w="30" w:type="dxa"/>
            </w:tcMar>
            <w:tcPrChange w:id="637" w:author="Lo Yuen San, Sandy (non-empl)" w:date="2019-11-21T22:13:00Z">
              <w:tcPr>
                <w:tcW w:w="0" w:type="auto"/>
                <w:tcMar>
                  <w:top w:w="30" w:type="dxa"/>
                  <w:left w:w="30" w:type="dxa"/>
                  <w:bottom w:w="20" w:type="dxa"/>
                  <w:right w:w="30" w:type="dxa"/>
                </w:tcMar>
              </w:tcPr>
            </w:tcPrChange>
          </w:tcPr>
          <w:p w14:paraId="589314F4" w14:textId="77777777" w:rsidR="00FA5C19" w:rsidRDefault="00FA5C19"/>
        </w:tc>
      </w:tr>
    </w:tbl>
    <w:p w14:paraId="630FA82F" w14:textId="77777777" w:rsidR="00FA5C19" w:rsidRDefault="00FA5C19"/>
    <w:p w14:paraId="6AB4056A" w14:textId="77777777" w:rsidR="00FA5C19" w:rsidRDefault="006D6C31">
      <w:pPr>
        <w:pStyle w:val="Heading3"/>
      </w:pPr>
      <w:bookmarkStart w:id="638" w:name="_Toc256000012"/>
      <w:bookmarkStart w:id="639" w:name="scroll-bookmark-14"/>
      <w:r>
        <w:t>Facility</w:t>
      </w:r>
      <w:bookmarkEnd w:id="638"/>
      <w:bookmarkEnd w:id="639"/>
    </w:p>
    <w:p w14:paraId="17409465" w14:textId="77777777" w:rsidR="00FA5C19" w:rsidRDefault="00447CFA">
      <w:hyperlink r:id="rId41" w:history="1">
        <w:r w:rsidR="006D6C31">
          <w:rPr>
            <w:rStyle w:val="Hyperlink"/>
          </w:rPr>
          <w:t>FACILITY Fields</w:t>
        </w:r>
      </w:hyperlink>
    </w:p>
    <w:tbl>
      <w:tblPr>
        <w:tblStyle w:val="ScrollTableNormal"/>
        <w:tblW w:w="5000" w:type="pct"/>
        <w:tblLook w:val="0020" w:firstRow="1" w:lastRow="0" w:firstColumn="0" w:lastColumn="0" w:noHBand="0" w:noVBand="0"/>
        <w:tblPrChange w:id="640" w:author="Lo Yuen San, Sandy (non-empl)" w:date="2019-11-21T22:13:00Z">
          <w:tblPr>
            <w:tblStyle w:val="ScrollTableNormal"/>
            <w:tblW w:w="5000" w:type="pct"/>
            <w:tblLook w:val="0020" w:firstRow="1" w:lastRow="0" w:firstColumn="0" w:lastColumn="0" w:noHBand="0" w:noVBand="0"/>
          </w:tblPr>
        </w:tblPrChange>
      </w:tblPr>
      <w:tblGrid>
        <w:gridCol w:w="2400"/>
        <w:gridCol w:w="1753"/>
        <w:gridCol w:w="5197"/>
        <w:tblGridChange w:id="641">
          <w:tblGrid>
            <w:gridCol w:w="2400"/>
            <w:gridCol w:w="149"/>
            <w:gridCol w:w="1604"/>
            <w:gridCol w:w="1049"/>
            <w:gridCol w:w="4148"/>
          </w:tblGrid>
        </w:tblGridChange>
      </w:tblGrid>
      <w:tr w:rsidR="00FA5C19" w14:paraId="33959832"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Change w:id="642" w:author="Lo Yuen San, Sandy (non-empl)" w:date="2019-11-21T22:13:00Z">
              <w:tcPr>
                <w:tcW w:w="0" w:type="auto"/>
                <w:gridSpan w:val="2"/>
                <w:tcMar>
                  <w:top w:w="30" w:type="dxa"/>
                  <w:left w:w="30" w:type="dxa"/>
                  <w:bottom w:w="20" w:type="dxa"/>
                  <w:right w:w="30" w:type="dxa"/>
                </w:tcMar>
              </w:tcPr>
            </w:tcPrChange>
          </w:tcPr>
          <w:p w14:paraId="238994D9"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RFO Field</w:t>
            </w:r>
          </w:p>
        </w:tc>
        <w:tc>
          <w:tcPr>
            <w:tcW w:w="0" w:type="auto"/>
            <w:tcMar>
              <w:top w:w="30" w:type="dxa"/>
              <w:left w:w="30" w:type="dxa"/>
              <w:bottom w:w="20" w:type="dxa"/>
              <w:right w:w="30" w:type="dxa"/>
            </w:tcMar>
            <w:tcPrChange w:id="643" w:author="Lo Yuen San, Sandy (non-empl)" w:date="2019-11-21T22:13:00Z">
              <w:tcPr>
                <w:tcW w:w="0" w:type="auto"/>
                <w:gridSpan w:val="2"/>
                <w:tcMar>
                  <w:top w:w="30" w:type="dxa"/>
                  <w:left w:w="30" w:type="dxa"/>
                  <w:bottom w:w="20" w:type="dxa"/>
                  <w:right w:w="30" w:type="dxa"/>
                </w:tcMar>
              </w:tcPr>
            </w:tcPrChange>
          </w:tcPr>
          <w:p w14:paraId="70201E79"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Display Name</w:t>
            </w:r>
          </w:p>
        </w:tc>
        <w:tc>
          <w:tcPr>
            <w:tcW w:w="0" w:type="auto"/>
            <w:tcMar>
              <w:top w:w="30" w:type="dxa"/>
              <w:left w:w="30" w:type="dxa"/>
              <w:bottom w:w="20" w:type="dxa"/>
              <w:right w:w="30" w:type="dxa"/>
            </w:tcMar>
            <w:tcPrChange w:id="644" w:author="Lo Yuen San, Sandy (non-empl)" w:date="2019-11-21T22:13:00Z">
              <w:tcPr>
                <w:tcW w:w="0" w:type="auto"/>
                <w:tcMar>
                  <w:top w:w="30" w:type="dxa"/>
                  <w:left w:w="30" w:type="dxa"/>
                  <w:bottom w:w="20" w:type="dxa"/>
                  <w:right w:w="30" w:type="dxa"/>
                </w:tcMar>
              </w:tcPr>
            </w:tcPrChange>
          </w:tcPr>
          <w:p w14:paraId="1B3DF967"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Comments</w:t>
            </w:r>
          </w:p>
        </w:tc>
      </w:tr>
      <w:tr w:rsidR="00FA5C19" w14:paraId="6F35D121" w14:textId="77777777" w:rsidTr="00FA5C19">
        <w:tc>
          <w:tcPr>
            <w:tcW w:w="0" w:type="auto"/>
            <w:tcMar>
              <w:top w:w="30" w:type="dxa"/>
              <w:left w:w="30" w:type="dxa"/>
              <w:bottom w:w="20" w:type="dxa"/>
              <w:right w:w="30" w:type="dxa"/>
            </w:tcMar>
            <w:tcPrChange w:id="645" w:author="Lo Yuen San, Sandy (non-empl)" w:date="2019-11-21T22:13:00Z">
              <w:tcPr>
                <w:tcW w:w="0" w:type="auto"/>
                <w:gridSpan w:val="2"/>
                <w:tcMar>
                  <w:top w:w="30" w:type="dxa"/>
                  <w:left w:w="30" w:type="dxa"/>
                  <w:bottom w:w="20" w:type="dxa"/>
                  <w:right w:w="30" w:type="dxa"/>
                </w:tcMar>
              </w:tcPr>
            </w:tcPrChange>
          </w:tcPr>
          <w:p w14:paraId="0CFC7D59" w14:textId="77777777" w:rsidR="00FA5C19" w:rsidRDefault="006D6C31">
            <w:r>
              <w:rPr>
                <w:rFonts w:ascii="Calibri" w:eastAsia="PMingLiU" w:hAnsi="Calibri" w:cs="Arial"/>
              </w:rPr>
              <w:t>COUNTERPARTY_CODE</w:t>
            </w:r>
          </w:p>
        </w:tc>
        <w:tc>
          <w:tcPr>
            <w:tcW w:w="0" w:type="auto"/>
            <w:tcMar>
              <w:top w:w="30" w:type="dxa"/>
              <w:left w:w="30" w:type="dxa"/>
              <w:bottom w:w="20" w:type="dxa"/>
              <w:right w:w="30" w:type="dxa"/>
            </w:tcMar>
            <w:tcPrChange w:id="646" w:author="Lo Yuen San, Sandy (non-empl)" w:date="2019-11-21T22:13:00Z">
              <w:tcPr>
                <w:tcW w:w="0" w:type="auto"/>
                <w:gridSpan w:val="2"/>
                <w:tcMar>
                  <w:top w:w="30" w:type="dxa"/>
                  <w:left w:w="30" w:type="dxa"/>
                  <w:bottom w:w="20" w:type="dxa"/>
                  <w:right w:w="30" w:type="dxa"/>
                </w:tcMar>
              </w:tcPr>
            </w:tcPrChange>
          </w:tcPr>
          <w:p w14:paraId="4D61883D" w14:textId="77777777" w:rsidR="00FA5C19" w:rsidRDefault="006D6C31">
            <w:r>
              <w:rPr>
                <w:rFonts w:ascii="Calibri" w:eastAsia="PMingLiU" w:hAnsi="Calibri" w:cs="Arial"/>
              </w:rPr>
              <w:t>&lt;not shown&gt;</w:t>
            </w:r>
          </w:p>
        </w:tc>
        <w:tc>
          <w:tcPr>
            <w:tcW w:w="0" w:type="auto"/>
            <w:tcMar>
              <w:top w:w="30" w:type="dxa"/>
              <w:left w:w="30" w:type="dxa"/>
              <w:bottom w:w="20" w:type="dxa"/>
              <w:right w:w="30" w:type="dxa"/>
            </w:tcMar>
            <w:tcPrChange w:id="647" w:author="Lo Yuen San, Sandy (non-empl)" w:date="2019-11-21T22:13:00Z">
              <w:tcPr>
                <w:tcW w:w="0" w:type="auto"/>
                <w:tcMar>
                  <w:top w:w="30" w:type="dxa"/>
                  <w:left w:w="30" w:type="dxa"/>
                  <w:bottom w:w="20" w:type="dxa"/>
                  <w:right w:w="30" w:type="dxa"/>
                </w:tcMar>
              </w:tcPr>
            </w:tcPrChange>
          </w:tcPr>
          <w:p w14:paraId="31B45BE3" w14:textId="77777777" w:rsidR="00FA5C19" w:rsidRDefault="00FA5C19"/>
        </w:tc>
      </w:tr>
      <w:tr w:rsidR="00FA5C19" w14:paraId="5EE8CE49" w14:textId="77777777" w:rsidTr="00FA5C19">
        <w:tc>
          <w:tcPr>
            <w:tcW w:w="0" w:type="auto"/>
            <w:tcMar>
              <w:top w:w="30" w:type="dxa"/>
              <w:left w:w="30" w:type="dxa"/>
              <w:bottom w:w="20" w:type="dxa"/>
              <w:right w:w="30" w:type="dxa"/>
            </w:tcMar>
            <w:tcPrChange w:id="648" w:author="Lo Yuen San, Sandy (non-empl)" w:date="2019-11-21T22:13:00Z">
              <w:tcPr>
                <w:tcW w:w="0" w:type="auto"/>
                <w:gridSpan w:val="2"/>
                <w:tcMar>
                  <w:top w:w="30" w:type="dxa"/>
                  <w:left w:w="30" w:type="dxa"/>
                  <w:bottom w:w="20" w:type="dxa"/>
                  <w:right w:w="30" w:type="dxa"/>
                </w:tcMar>
              </w:tcPr>
            </w:tcPrChange>
          </w:tcPr>
          <w:p w14:paraId="7EA4CBA1" w14:textId="77777777" w:rsidR="00FA5C19" w:rsidRDefault="006D6C31">
            <w:r>
              <w:rPr>
                <w:rFonts w:ascii="Calibri" w:eastAsia="PMingLiU" w:hAnsi="Calibri" w:cs="Arial"/>
              </w:rPr>
              <w:t>CONTRACT_REFERENCE</w:t>
            </w:r>
          </w:p>
        </w:tc>
        <w:tc>
          <w:tcPr>
            <w:tcW w:w="0" w:type="auto"/>
            <w:tcMar>
              <w:top w:w="30" w:type="dxa"/>
              <w:left w:w="30" w:type="dxa"/>
              <w:bottom w:w="20" w:type="dxa"/>
              <w:right w:w="30" w:type="dxa"/>
            </w:tcMar>
            <w:tcPrChange w:id="649" w:author="Lo Yuen San, Sandy (non-empl)" w:date="2019-11-21T22:13:00Z">
              <w:tcPr>
                <w:tcW w:w="0" w:type="auto"/>
                <w:gridSpan w:val="2"/>
                <w:tcMar>
                  <w:top w:w="30" w:type="dxa"/>
                  <w:left w:w="30" w:type="dxa"/>
                  <w:bottom w:w="20" w:type="dxa"/>
                  <w:right w:w="30" w:type="dxa"/>
                </w:tcMar>
              </w:tcPr>
            </w:tcPrChange>
          </w:tcPr>
          <w:p w14:paraId="1324EE61" w14:textId="77777777" w:rsidR="00FA5C19" w:rsidRDefault="006D6C31">
            <w:r>
              <w:rPr>
                <w:rFonts w:ascii="Calibri" w:eastAsia="PMingLiU" w:hAnsi="Calibri" w:cs="Arial"/>
              </w:rPr>
              <w:t>Contract Reference</w:t>
            </w:r>
          </w:p>
        </w:tc>
        <w:tc>
          <w:tcPr>
            <w:tcW w:w="0" w:type="auto"/>
            <w:tcMar>
              <w:top w:w="30" w:type="dxa"/>
              <w:left w:w="30" w:type="dxa"/>
              <w:bottom w:w="20" w:type="dxa"/>
              <w:right w:w="30" w:type="dxa"/>
            </w:tcMar>
            <w:tcPrChange w:id="650" w:author="Lo Yuen San, Sandy (non-empl)" w:date="2019-11-21T22:13:00Z">
              <w:tcPr>
                <w:tcW w:w="0" w:type="auto"/>
                <w:tcMar>
                  <w:top w:w="30" w:type="dxa"/>
                  <w:left w:w="30" w:type="dxa"/>
                  <w:bottom w:w="20" w:type="dxa"/>
                  <w:right w:w="30" w:type="dxa"/>
                </w:tcMar>
              </w:tcPr>
            </w:tcPrChange>
          </w:tcPr>
          <w:p w14:paraId="0AD9C1B4" w14:textId="77777777" w:rsidR="00FA5C19" w:rsidRDefault="00FA5C19"/>
        </w:tc>
      </w:tr>
      <w:tr w:rsidR="00FA5C19" w14:paraId="476B11B6" w14:textId="77777777" w:rsidTr="00FA5C19">
        <w:tc>
          <w:tcPr>
            <w:tcW w:w="0" w:type="auto"/>
            <w:tcMar>
              <w:top w:w="30" w:type="dxa"/>
              <w:left w:w="30" w:type="dxa"/>
              <w:bottom w:w="20" w:type="dxa"/>
              <w:right w:w="30" w:type="dxa"/>
            </w:tcMar>
            <w:tcPrChange w:id="651" w:author="Lo Yuen San, Sandy (non-empl)" w:date="2019-11-21T22:13:00Z">
              <w:tcPr>
                <w:tcW w:w="0" w:type="auto"/>
                <w:gridSpan w:val="2"/>
                <w:tcMar>
                  <w:top w:w="30" w:type="dxa"/>
                  <w:left w:w="30" w:type="dxa"/>
                  <w:bottom w:w="20" w:type="dxa"/>
                  <w:right w:w="30" w:type="dxa"/>
                </w:tcMar>
              </w:tcPr>
            </w:tcPrChange>
          </w:tcPr>
          <w:p w14:paraId="243EB3B1" w14:textId="77777777" w:rsidR="00FA5C19" w:rsidRDefault="006D6C31">
            <w:r>
              <w:rPr>
                <w:rFonts w:ascii="Calibri" w:eastAsia="PMingLiU" w:hAnsi="Calibri" w:cs="Arial"/>
              </w:rPr>
              <w:t>CONTRACT_TYPE</w:t>
            </w:r>
          </w:p>
        </w:tc>
        <w:tc>
          <w:tcPr>
            <w:tcW w:w="0" w:type="auto"/>
            <w:tcMar>
              <w:top w:w="30" w:type="dxa"/>
              <w:left w:w="30" w:type="dxa"/>
              <w:bottom w:w="20" w:type="dxa"/>
              <w:right w:w="30" w:type="dxa"/>
            </w:tcMar>
            <w:tcPrChange w:id="652" w:author="Lo Yuen San, Sandy (non-empl)" w:date="2019-11-21T22:13:00Z">
              <w:tcPr>
                <w:tcW w:w="0" w:type="auto"/>
                <w:gridSpan w:val="2"/>
                <w:tcMar>
                  <w:top w:w="30" w:type="dxa"/>
                  <w:left w:w="30" w:type="dxa"/>
                  <w:bottom w:w="20" w:type="dxa"/>
                  <w:right w:w="30" w:type="dxa"/>
                </w:tcMar>
              </w:tcPr>
            </w:tcPrChange>
          </w:tcPr>
          <w:p w14:paraId="148059BB" w14:textId="77777777" w:rsidR="00FA5C19" w:rsidRDefault="006D6C31">
            <w:r>
              <w:rPr>
                <w:rFonts w:ascii="Calibri" w:eastAsia="PMingLiU" w:hAnsi="Calibri" w:cs="Arial"/>
              </w:rPr>
              <w:t>Contract Type</w:t>
            </w:r>
          </w:p>
        </w:tc>
        <w:tc>
          <w:tcPr>
            <w:tcW w:w="0" w:type="auto"/>
            <w:tcMar>
              <w:top w:w="30" w:type="dxa"/>
              <w:left w:w="30" w:type="dxa"/>
              <w:bottom w:w="20" w:type="dxa"/>
              <w:right w:w="30" w:type="dxa"/>
            </w:tcMar>
            <w:tcPrChange w:id="653" w:author="Lo Yuen San, Sandy (non-empl)" w:date="2019-11-21T22:13:00Z">
              <w:tcPr>
                <w:tcW w:w="0" w:type="auto"/>
                <w:tcMar>
                  <w:top w:w="30" w:type="dxa"/>
                  <w:left w:w="30" w:type="dxa"/>
                  <w:bottom w:w="20" w:type="dxa"/>
                  <w:right w:w="30" w:type="dxa"/>
                </w:tcMar>
              </w:tcPr>
            </w:tcPrChange>
          </w:tcPr>
          <w:p w14:paraId="1AFF18E7" w14:textId="77777777" w:rsidR="00FA5C19" w:rsidRDefault="00FA5C19"/>
        </w:tc>
      </w:tr>
      <w:tr w:rsidR="00FA5C19" w14:paraId="365BFF1D" w14:textId="77777777" w:rsidTr="00FA5C19">
        <w:tc>
          <w:tcPr>
            <w:tcW w:w="0" w:type="auto"/>
            <w:tcMar>
              <w:top w:w="30" w:type="dxa"/>
              <w:left w:w="30" w:type="dxa"/>
              <w:bottom w:w="20" w:type="dxa"/>
              <w:right w:w="30" w:type="dxa"/>
            </w:tcMar>
            <w:tcPrChange w:id="654" w:author="Lo Yuen San, Sandy (non-empl)" w:date="2019-11-21T22:13:00Z">
              <w:tcPr>
                <w:tcW w:w="0" w:type="auto"/>
                <w:gridSpan w:val="2"/>
                <w:tcMar>
                  <w:top w:w="30" w:type="dxa"/>
                  <w:left w:w="30" w:type="dxa"/>
                  <w:bottom w:w="20" w:type="dxa"/>
                  <w:right w:w="30" w:type="dxa"/>
                </w:tcMar>
              </w:tcPr>
            </w:tcPrChange>
          </w:tcPr>
          <w:p w14:paraId="71934B01" w14:textId="77777777" w:rsidR="00FA5C19" w:rsidRDefault="006D6C31">
            <w:r>
              <w:rPr>
                <w:rFonts w:ascii="Calibri" w:eastAsia="PMingLiU" w:hAnsi="Calibri" w:cs="Arial"/>
              </w:rPr>
              <w:t>BOOK_CODE</w:t>
            </w:r>
          </w:p>
        </w:tc>
        <w:tc>
          <w:tcPr>
            <w:tcW w:w="0" w:type="auto"/>
            <w:tcMar>
              <w:top w:w="30" w:type="dxa"/>
              <w:left w:w="30" w:type="dxa"/>
              <w:bottom w:w="20" w:type="dxa"/>
              <w:right w:w="30" w:type="dxa"/>
            </w:tcMar>
            <w:tcPrChange w:id="655" w:author="Lo Yuen San, Sandy (non-empl)" w:date="2019-11-21T22:13:00Z">
              <w:tcPr>
                <w:tcW w:w="0" w:type="auto"/>
                <w:gridSpan w:val="2"/>
                <w:tcMar>
                  <w:top w:w="30" w:type="dxa"/>
                  <w:left w:w="30" w:type="dxa"/>
                  <w:bottom w:w="20" w:type="dxa"/>
                  <w:right w:w="30" w:type="dxa"/>
                </w:tcMar>
              </w:tcPr>
            </w:tcPrChange>
          </w:tcPr>
          <w:p w14:paraId="3AB1680A" w14:textId="77777777" w:rsidR="00FA5C19" w:rsidRDefault="006D6C31">
            <w:r>
              <w:rPr>
                <w:rFonts w:ascii="Calibri" w:eastAsia="PMingLiU" w:hAnsi="Calibri" w:cs="Arial"/>
              </w:rPr>
              <w:t>Dealbook</w:t>
            </w:r>
          </w:p>
        </w:tc>
        <w:tc>
          <w:tcPr>
            <w:tcW w:w="0" w:type="auto"/>
            <w:tcMar>
              <w:top w:w="30" w:type="dxa"/>
              <w:left w:w="30" w:type="dxa"/>
              <w:bottom w:w="20" w:type="dxa"/>
              <w:right w:w="30" w:type="dxa"/>
            </w:tcMar>
            <w:tcPrChange w:id="656" w:author="Lo Yuen San, Sandy (non-empl)" w:date="2019-11-21T22:13:00Z">
              <w:tcPr>
                <w:tcW w:w="0" w:type="auto"/>
                <w:tcMar>
                  <w:top w:w="30" w:type="dxa"/>
                  <w:left w:w="30" w:type="dxa"/>
                  <w:bottom w:w="20" w:type="dxa"/>
                  <w:right w:w="30" w:type="dxa"/>
                </w:tcMar>
              </w:tcPr>
            </w:tcPrChange>
          </w:tcPr>
          <w:p w14:paraId="42F11914" w14:textId="77777777" w:rsidR="00FA5C19" w:rsidRDefault="00FA5C19"/>
        </w:tc>
      </w:tr>
      <w:tr w:rsidR="00FA5C19" w14:paraId="37AD9F82" w14:textId="77777777" w:rsidTr="00FA5C19">
        <w:tc>
          <w:tcPr>
            <w:tcW w:w="0" w:type="auto"/>
            <w:tcMar>
              <w:top w:w="30" w:type="dxa"/>
              <w:left w:w="30" w:type="dxa"/>
              <w:bottom w:w="20" w:type="dxa"/>
              <w:right w:w="30" w:type="dxa"/>
            </w:tcMar>
            <w:tcPrChange w:id="657" w:author="Lo Yuen San, Sandy (non-empl)" w:date="2019-11-21T22:13:00Z">
              <w:tcPr>
                <w:tcW w:w="0" w:type="auto"/>
                <w:gridSpan w:val="2"/>
                <w:tcMar>
                  <w:top w:w="30" w:type="dxa"/>
                  <w:left w:w="30" w:type="dxa"/>
                  <w:bottom w:w="20" w:type="dxa"/>
                  <w:right w:w="30" w:type="dxa"/>
                </w:tcMar>
              </w:tcPr>
            </w:tcPrChange>
          </w:tcPr>
          <w:p w14:paraId="0256D621" w14:textId="77777777" w:rsidR="00FA5C19" w:rsidRDefault="006D6C31">
            <w:r>
              <w:rPr>
                <w:rFonts w:ascii="Calibri" w:eastAsia="PMingLiU" w:hAnsi="Calibri" w:cs="Arial"/>
              </w:rPr>
              <w:t>DIM2</w:t>
            </w:r>
          </w:p>
        </w:tc>
        <w:tc>
          <w:tcPr>
            <w:tcW w:w="0" w:type="auto"/>
            <w:tcMar>
              <w:top w:w="30" w:type="dxa"/>
              <w:left w:w="30" w:type="dxa"/>
              <w:bottom w:w="20" w:type="dxa"/>
              <w:right w:w="30" w:type="dxa"/>
            </w:tcMar>
            <w:tcPrChange w:id="658" w:author="Lo Yuen San, Sandy (non-empl)" w:date="2019-11-21T22:13:00Z">
              <w:tcPr>
                <w:tcW w:w="0" w:type="auto"/>
                <w:gridSpan w:val="2"/>
                <w:tcMar>
                  <w:top w:w="30" w:type="dxa"/>
                  <w:left w:w="30" w:type="dxa"/>
                  <w:bottom w:w="20" w:type="dxa"/>
                  <w:right w:w="30" w:type="dxa"/>
                </w:tcMar>
              </w:tcPr>
            </w:tcPrChange>
          </w:tcPr>
          <w:p w14:paraId="58615441" w14:textId="77777777" w:rsidR="00FA5C19" w:rsidRDefault="006D6C31">
            <w:r>
              <w:rPr>
                <w:rFonts w:ascii="Calibri" w:eastAsia="PMingLiU" w:hAnsi="Calibri" w:cs="Arial"/>
              </w:rPr>
              <w:t>Company Code</w:t>
            </w:r>
          </w:p>
        </w:tc>
        <w:tc>
          <w:tcPr>
            <w:tcW w:w="0" w:type="auto"/>
            <w:tcMar>
              <w:top w:w="30" w:type="dxa"/>
              <w:left w:w="30" w:type="dxa"/>
              <w:bottom w:w="20" w:type="dxa"/>
              <w:right w:w="30" w:type="dxa"/>
            </w:tcMar>
            <w:tcPrChange w:id="659" w:author="Lo Yuen San, Sandy (non-empl)" w:date="2019-11-21T22:13:00Z">
              <w:tcPr>
                <w:tcW w:w="0" w:type="auto"/>
                <w:tcMar>
                  <w:top w:w="30" w:type="dxa"/>
                  <w:left w:w="30" w:type="dxa"/>
                  <w:bottom w:w="20" w:type="dxa"/>
                  <w:right w:w="30" w:type="dxa"/>
                </w:tcMar>
              </w:tcPr>
            </w:tcPrChange>
          </w:tcPr>
          <w:p w14:paraId="28EA1829" w14:textId="77777777" w:rsidR="00FA5C19" w:rsidRDefault="00FA5C19"/>
        </w:tc>
      </w:tr>
      <w:tr w:rsidR="00FA5C19" w14:paraId="486755CB" w14:textId="77777777" w:rsidTr="00FA5C19">
        <w:tc>
          <w:tcPr>
            <w:tcW w:w="0" w:type="auto"/>
            <w:tcMar>
              <w:top w:w="30" w:type="dxa"/>
              <w:left w:w="30" w:type="dxa"/>
              <w:bottom w:w="20" w:type="dxa"/>
              <w:right w:w="30" w:type="dxa"/>
            </w:tcMar>
            <w:tcPrChange w:id="660" w:author="Lo Yuen San, Sandy (non-empl)" w:date="2019-11-21T22:13:00Z">
              <w:tcPr>
                <w:tcW w:w="0" w:type="auto"/>
                <w:gridSpan w:val="2"/>
                <w:tcMar>
                  <w:top w:w="30" w:type="dxa"/>
                  <w:left w:w="30" w:type="dxa"/>
                  <w:bottom w:w="20" w:type="dxa"/>
                  <w:right w:w="30" w:type="dxa"/>
                </w:tcMar>
              </w:tcPr>
            </w:tcPrChange>
          </w:tcPr>
          <w:p w14:paraId="1ACD0410" w14:textId="77777777" w:rsidR="00FA5C19" w:rsidRDefault="006D6C31">
            <w:r>
              <w:rPr>
                <w:rFonts w:ascii="Calibri" w:eastAsia="PMingLiU" w:hAnsi="Calibri" w:cs="Arial"/>
              </w:rPr>
              <w:t>DIM13</w:t>
            </w:r>
          </w:p>
        </w:tc>
        <w:tc>
          <w:tcPr>
            <w:tcW w:w="0" w:type="auto"/>
            <w:tcMar>
              <w:top w:w="30" w:type="dxa"/>
              <w:left w:w="30" w:type="dxa"/>
              <w:bottom w:w="20" w:type="dxa"/>
              <w:right w:w="30" w:type="dxa"/>
            </w:tcMar>
            <w:tcPrChange w:id="661" w:author="Lo Yuen San, Sandy (non-empl)" w:date="2019-11-21T22:13:00Z">
              <w:tcPr>
                <w:tcW w:w="0" w:type="auto"/>
                <w:gridSpan w:val="2"/>
                <w:tcMar>
                  <w:top w:w="30" w:type="dxa"/>
                  <w:left w:w="30" w:type="dxa"/>
                  <w:bottom w:w="20" w:type="dxa"/>
                  <w:right w:w="30" w:type="dxa"/>
                </w:tcMar>
              </w:tcPr>
            </w:tcPrChange>
          </w:tcPr>
          <w:p w14:paraId="46219861" w14:textId="77777777" w:rsidR="00FA5C19" w:rsidRDefault="006D6C31">
            <w:r>
              <w:rPr>
                <w:rFonts w:ascii="Calibri" w:eastAsia="PMingLiU" w:hAnsi="Calibri" w:cs="Arial"/>
              </w:rPr>
              <w:t>Segment Type</w:t>
            </w:r>
          </w:p>
        </w:tc>
        <w:tc>
          <w:tcPr>
            <w:tcW w:w="0" w:type="auto"/>
            <w:tcMar>
              <w:top w:w="30" w:type="dxa"/>
              <w:left w:w="30" w:type="dxa"/>
              <w:bottom w:w="20" w:type="dxa"/>
              <w:right w:w="30" w:type="dxa"/>
            </w:tcMar>
            <w:tcPrChange w:id="662" w:author="Lo Yuen San, Sandy (non-empl)" w:date="2019-11-21T22:13:00Z">
              <w:tcPr>
                <w:tcW w:w="0" w:type="auto"/>
                <w:tcMar>
                  <w:top w:w="30" w:type="dxa"/>
                  <w:left w:w="30" w:type="dxa"/>
                  <w:bottom w:w="20" w:type="dxa"/>
                  <w:right w:w="30" w:type="dxa"/>
                </w:tcMar>
              </w:tcPr>
            </w:tcPrChange>
          </w:tcPr>
          <w:p w14:paraId="11DF8E6B" w14:textId="77777777" w:rsidR="00FA5C19" w:rsidRDefault="00FA5C19"/>
        </w:tc>
      </w:tr>
      <w:tr w:rsidR="00FA5C19" w14:paraId="4F570B7B" w14:textId="77777777" w:rsidTr="00FA5C19">
        <w:tc>
          <w:tcPr>
            <w:tcW w:w="0" w:type="auto"/>
            <w:tcMar>
              <w:top w:w="30" w:type="dxa"/>
              <w:left w:w="30" w:type="dxa"/>
              <w:bottom w:w="20" w:type="dxa"/>
              <w:right w:w="30" w:type="dxa"/>
            </w:tcMar>
            <w:tcPrChange w:id="663" w:author="Lo Yuen San, Sandy (non-empl)" w:date="2019-11-21T22:13:00Z">
              <w:tcPr>
                <w:tcW w:w="0" w:type="auto"/>
                <w:gridSpan w:val="2"/>
                <w:tcMar>
                  <w:top w:w="30" w:type="dxa"/>
                  <w:left w:w="30" w:type="dxa"/>
                  <w:bottom w:w="20" w:type="dxa"/>
                  <w:right w:w="30" w:type="dxa"/>
                </w:tcMar>
              </w:tcPr>
            </w:tcPrChange>
          </w:tcPr>
          <w:p w14:paraId="3F532C0E" w14:textId="77777777" w:rsidR="00FA5C19" w:rsidRDefault="006D6C31">
            <w:r>
              <w:rPr>
                <w:rFonts w:ascii="Calibri" w:eastAsia="PMingLiU" w:hAnsi="Calibri" w:cs="Arial"/>
              </w:rPr>
              <w:t>DIM14</w:t>
            </w:r>
          </w:p>
        </w:tc>
        <w:tc>
          <w:tcPr>
            <w:tcW w:w="0" w:type="auto"/>
            <w:tcMar>
              <w:top w:w="30" w:type="dxa"/>
              <w:left w:w="30" w:type="dxa"/>
              <w:bottom w:w="20" w:type="dxa"/>
              <w:right w:w="30" w:type="dxa"/>
            </w:tcMar>
            <w:tcPrChange w:id="664" w:author="Lo Yuen San, Sandy (non-empl)" w:date="2019-11-21T22:13:00Z">
              <w:tcPr>
                <w:tcW w:w="0" w:type="auto"/>
                <w:gridSpan w:val="2"/>
                <w:tcMar>
                  <w:top w:w="30" w:type="dxa"/>
                  <w:left w:w="30" w:type="dxa"/>
                  <w:bottom w:w="20" w:type="dxa"/>
                  <w:right w:w="30" w:type="dxa"/>
                </w:tcMar>
              </w:tcPr>
            </w:tcPrChange>
          </w:tcPr>
          <w:p w14:paraId="74CDF0B8" w14:textId="77777777" w:rsidR="00FA5C19" w:rsidRDefault="006D6C31">
            <w:r>
              <w:rPr>
                <w:rFonts w:ascii="Calibri" w:eastAsia="PMingLiU" w:hAnsi="Calibri" w:cs="Arial"/>
              </w:rPr>
              <w:t>Current Rating</w:t>
            </w:r>
          </w:p>
        </w:tc>
        <w:tc>
          <w:tcPr>
            <w:tcW w:w="0" w:type="auto"/>
            <w:tcMar>
              <w:top w:w="30" w:type="dxa"/>
              <w:left w:w="30" w:type="dxa"/>
              <w:bottom w:w="20" w:type="dxa"/>
              <w:right w:w="30" w:type="dxa"/>
            </w:tcMar>
            <w:tcPrChange w:id="665" w:author="Lo Yuen San, Sandy (non-empl)" w:date="2019-11-21T22:13:00Z">
              <w:tcPr>
                <w:tcW w:w="0" w:type="auto"/>
                <w:tcMar>
                  <w:top w:w="30" w:type="dxa"/>
                  <w:left w:w="30" w:type="dxa"/>
                  <w:bottom w:w="20" w:type="dxa"/>
                  <w:right w:w="30" w:type="dxa"/>
                </w:tcMar>
              </w:tcPr>
            </w:tcPrChange>
          </w:tcPr>
          <w:p w14:paraId="1B98C8AB" w14:textId="77777777" w:rsidR="00FA5C19" w:rsidRDefault="00FA5C19"/>
        </w:tc>
      </w:tr>
      <w:tr w:rsidR="00FA5C19" w14:paraId="7A649FD5" w14:textId="77777777" w:rsidTr="00FA5C19">
        <w:tc>
          <w:tcPr>
            <w:tcW w:w="0" w:type="auto"/>
            <w:tcMar>
              <w:top w:w="30" w:type="dxa"/>
              <w:left w:w="30" w:type="dxa"/>
              <w:bottom w:w="20" w:type="dxa"/>
              <w:right w:w="30" w:type="dxa"/>
            </w:tcMar>
            <w:tcPrChange w:id="666" w:author="Lo Yuen San, Sandy (non-empl)" w:date="2019-11-21T22:13:00Z">
              <w:tcPr>
                <w:tcW w:w="0" w:type="auto"/>
                <w:gridSpan w:val="2"/>
                <w:tcMar>
                  <w:top w:w="30" w:type="dxa"/>
                  <w:left w:w="30" w:type="dxa"/>
                  <w:bottom w:w="20" w:type="dxa"/>
                  <w:right w:w="30" w:type="dxa"/>
                </w:tcMar>
              </w:tcPr>
            </w:tcPrChange>
          </w:tcPr>
          <w:p w14:paraId="596052D6" w14:textId="77777777" w:rsidR="00FA5C19" w:rsidRDefault="006D6C31">
            <w:r>
              <w:rPr>
                <w:rFonts w:ascii="Calibri" w:eastAsia="PMingLiU" w:hAnsi="Calibri" w:cs="Arial"/>
              </w:rPr>
              <w:t>DIM15</w:t>
            </w:r>
          </w:p>
        </w:tc>
        <w:tc>
          <w:tcPr>
            <w:tcW w:w="0" w:type="auto"/>
            <w:tcMar>
              <w:top w:w="30" w:type="dxa"/>
              <w:left w:w="30" w:type="dxa"/>
              <w:bottom w:w="20" w:type="dxa"/>
              <w:right w:w="30" w:type="dxa"/>
            </w:tcMar>
            <w:tcPrChange w:id="667" w:author="Lo Yuen San, Sandy (non-empl)" w:date="2019-11-21T22:13:00Z">
              <w:tcPr>
                <w:tcW w:w="0" w:type="auto"/>
                <w:gridSpan w:val="2"/>
                <w:tcMar>
                  <w:top w:w="30" w:type="dxa"/>
                  <w:left w:w="30" w:type="dxa"/>
                  <w:bottom w:w="20" w:type="dxa"/>
                  <w:right w:w="30" w:type="dxa"/>
                </w:tcMar>
              </w:tcPr>
            </w:tcPrChange>
          </w:tcPr>
          <w:p w14:paraId="5F56BDD2" w14:textId="77777777" w:rsidR="00FA5C19" w:rsidRDefault="006D6C31">
            <w:r>
              <w:rPr>
                <w:rFonts w:ascii="Calibri" w:eastAsia="PMingLiU" w:hAnsi="Calibri" w:cs="Arial"/>
              </w:rPr>
              <w:t>Final Rating</w:t>
            </w:r>
          </w:p>
        </w:tc>
        <w:tc>
          <w:tcPr>
            <w:tcW w:w="0" w:type="auto"/>
            <w:tcMar>
              <w:top w:w="30" w:type="dxa"/>
              <w:left w:w="30" w:type="dxa"/>
              <w:bottom w:w="20" w:type="dxa"/>
              <w:right w:w="30" w:type="dxa"/>
            </w:tcMar>
            <w:tcPrChange w:id="668" w:author="Lo Yuen San, Sandy (non-empl)" w:date="2019-11-21T22:13:00Z">
              <w:tcPr>
                <w:tcW w:w="0" w:type="auto"/>
                <w:tcMar>
                  <w:top w:w="30" w:type="dxa"/>
                  <w:left w:w="30" w:type="dxa"/>
                  <w:bottom w:w="20" w:type="dxa"/>
                  <w:right w:w="30" w:type="dxa"/>
                </w:tcMar>
              </w:tcPr>
            </w:tcPrChange>
          </w:tcPr>
          <w:p w14:paraId="1DBD1894" w14:textId="77777777" w:rsidR="00FA5C19" w:rsidRDefault="00FA5C19"/>
        </w:tc>
      </w:tr>
      <w:tr w:rsidR="00FA5C19" w14:paraId="40B44412" w14:textId="77777777" w:rsidTr="00FA5C19">
        <w:tc>
          <w:tcPr>
            <w:tcW w:w="0" w:type="auto"/>
            <w:tcMar>
              <w:top w:w="30" w:type="dxa"/>
              <w:left w:w="30" w:type="dxa"/>
              <w:bottom w:w="20" w:type="dxa"/>
              <w:right w:w="30" w:type="dxa"/>
            </w:tcMar>
            <w:tcPrChange w:id="669" w:author="Lo Yuen San, Sandy (non-empl)" w:date="2019-11-21T22:13:00Z">
              <w:tcPr>
                <w:tcW w:w="0" w:type="auto"/>
                <w:gridSpan w:val="2"/>
                <w:tcMar>
                  <w:top w:w="30" w:type="dxa"/>
                  <w:left w:w="30" w:type="dxa"/>
                  <w:bottom w:w="20" w:type="dxa"/>
                  <w:right w:w="30" w:type="dxa"/>
                </w:tcMar>
              </w:tcPr>
            </w:tcPrChange>
          </w:tcPr>
          <w:p w14:paraId="0154A5D2" w14:textId="77777777" w:rsidR="00FA5C19" w:rsidRDefault="006D6C31">
            <w:r>
              <w:rPr>
                <w:rFonts w:ascii="Calibri" w:eastAsia="PMingLiU" w:hAnsi="Calibri" w:cs="Arial"/>
              </w:rPr>
              <w:t>DIM20</w:t>
            </w:r>
          </w:p>
        </w:tc>
        <w:tc>
          <w:tcPr>
            <w:tcW w:w="0" w:type="auto"/>
            <w:tcMar>
              <w:top w:w="30" w:type="dxa"/>
              <w:left w:w="30" w:type="dxa"/>
              <w:bottom w:w="20" w:type="dxa"/>
              <w:right w:w="30" w:type="dxa"/>
            </w:tcMar>
            <w:tcPrChange w:id="670" w:author="Lo Yuen San, Sandy (non-empl)" w:date="2019-11-21T22:13:00Z">
              <w:tcPr>
                <w:tcW w:w="0" w:type="auto"/>
                <w:gridSpan w:val="2"/>
                <w:tcMar>
                  <w:top w:w="30" w:type="dxa"/>
                  <w:left w:w="30" w:type="dxa"/>
                  <w:bottom w:w="20" w:type="dxa"/>
                  <w:right w:w="30" w:type="dxa"/>
                </w:tcMar>
              </w:tcPr>
            </w:tcPrChange>
          </w:tcPr>
          <w:p w14:paraId="276A0B15" w14:textId="77777777" w:rsidR="00FA5C19" w:rsidRDefault="006D6C31">
            <w:r>
              <w:rPr>
                <w:rFonts w:ascii="Calibri" w:eastAsia="PMingLiU" w:hAnsi="Calibri" w:cs="Arial"/>
              </w:rPr>
              <w:t>IFRS9 Stage</w:t>
            </w:r>
          </w:p>
        </w:tc>
        <w:tc>
          <w:tcPr>
            <w:tcW w:w="0" w:type="auto"/>
            <w:tcMar>
              <w:top w:w="30" w:type="dxa"/>
              <w:left w:w="30" w:type="dxa"/>
              <w:bottom w:w="20" w:type="dxa"/>
              <w:right w:w="30" w:type="dxa"/>
            </w:tcMar>
            <w:tcPrChange w:id="671" w:author="Lo Yuen San, Sandy (non-empl)" w:date="2019-11-21T22:13:00Z">
              <w:tcPr>
                <w:tcW w:w="0" w:type="auto"/>
                <w:tcMar>
                  <w:top w:w="30" w:type="dxa"/>
                  <w:left w:w="30" w:type="dxa"/>
                  <w:bottom w:w="20" w:type="dxa"/>
                  <w:right w:w="30" w:type="dxa"/>
                </w:tcMar>
              </w:tcPr>
            </w:tcPrChange>
          </w:tcPr>
          <w:p w14:paraId="2A37FB66" w14:textId="77777777" w:rsidR="00FA5C19" w:rsidRDefault="00FA5C19"/>
        </w:tc>
      </w:tr>
      <w:tr w:rsidR="00FA5C19" w14:paraId="298FE122" w14:textId="77777777" w:rsidTr="00FA5C19">
        <w:tc>
          <w:tcPr>
            <w:tcW w:w="0" w:type="auto"/>
            <w:tcMar>
              <w:top w:w="30" w:type="dxa"/>
              <w:left w:w="30" w:type="dxa"/>
              <w:bottom w:w="20" w:type="dxa"/>
              <w:right w:w="30" w:type="dxa"/>
            </w:tcMar>
            <w:tcPrChange w:id="672" w:author="Lo Yuen San, Sandy (non-empl)" w:date="2019-11-21T22:13:00Z">
              <w:tcPr>
                <w:tcW w:w="0" w:type="auto"/>
                <w:gridSpan w:val="2"/>
                <w:tcMar>
                  <w:top w:w="30" w:type="dxa"/>
                  <w:left w:w="30" w:type="dxa"/>
                  <w:bottom w:w="20" w:type="dxa"/>
                  <w:right w:w="30" w:type="dxa"/>
                </w:tcMar>
              </w:tcPr>
            </w:tcPrChange>
          </w:tcPr>
          <w:p w14:paraId="5EA437B9" w14:textId="77777777" w:rsidR="00FA5C19" w:rsidRDefault="006D6C31">
            <w:r>
              <w:rPr>
                <w:rFonts w:ascii="Calibri" w:eastAsia="PMingLiU" w:hAnsi="Calibri" w:cs="Arial"/>
              </w:rPr>
              <w:t>TRADE_DATE</w:t>
            </w:r>
          </w:p>
        </w:tc>
        <w:tc>
          <w:tcPr>
            <w:tcW w:w="0" w:type="auto"/>
            <w:tcMar>
              <w:top w:w="30" w:type="dxa"/>
              <w:left w:w="30" w:type="dxa"/>
              <w:bottom w:w="20" w:type="dxa"/>
              <w:right w:w="30" w:type="dxa"/>
            </w:tcMar>
            <w:tcPrChange w:id="673" w:author="Lo Yuen San, Sandy (non-empl)" w:date="2019-11-21T22:13:00Z">
              <w:tcPr>
                <w:tcW w:w="0" w:type="auto"/>
                <w:gridSpan w:val="2"/>
                <w:tcMar>
                  <w:top w:w="30" w:type="dxa"/>
                  <w:left w:w="30" w:type="dxa"/>
                  <w:bottom w:w="20" w:type="dxa"/>
                  <w:right w:w="30" w:type="dxa"/>
                </w:tcMar>
              </w:tcPr>
            </w:tcPrChange>
          </w:tcPr>
          <w:p w14:paraId="5CFA99CF" w14:textId="77777777" w:rsidR="00FA5C19" w:rsidRDefault="006D6C31">
            <w:r>
              <w:rPr>
                <w:rFonts w:ascii="Calibri" w:eastAsia="PMingLiU" w:hAnsi="Calibri" w:cs="Arial"/>
              </w:rPr>
              <w:t>Trade Date</w:t>
            </w:r>
          </w:p>
        </w:tc>
        <w:tc>
          <w:tcPr>
            <w:tcW w:w="0" w:type="auto"/>
            <w:tcMar>
              <w:top w:w="30" w:type="dxa"/>
              <w:left w:w="30" w:type="dxa"/>
              <w:bottom w:w="20" w:type="dxa"/>
              <w:right w:w="30" w:type="dxa"/>
            </w:tcMar>
            <w:tcPrChange w:id="674" w:author="Lo Yuen San, Sandy (non-empl)" w:date="2019-11-21T22:13:00Z">
              <w:tcPr>
                <w:tcW w:w="0" w:type="auto"/>
                <w:tcMar>
                  <w:top w:w="30" w:type="dxa"/>
                  <w:left w:w="30" w:type="dxa"/>
                  <w:bottom w:w="20" w:type="dxa"/>
                  <w:right w:w="30" w:type="dxa"/>
                </w:tcMar>
              </w:tcPr>
            </w:tcPrChange>
          </w:tcPr>
          <w:p w14:paraId="14EB7FBB" w14:textId="77777777" w:rsidR="00FA5C19" w:rsidRDefault="00FA5C19"/>
        </w:tc>
      </w:tr>
      <w:tr w:rsidR="00FA5C19" w14:paraId="2BAA7FAB" w14:textId="77777777" w:rsidTr="00FA5C19">
        <w:tc>
          <w:tcPr>
            <w:tcW w:w="0" w:type="auto"/>
            <w:tcMar>
              <w:top w:w="30" w:type="dxa"/>
              <w:left w:w="30" w:type="dxa"/>
              <w:bottom w:w="20" w:type="dxa"/>
              <w:right w:w="30" w:type="dxa"/>
            </w:tcMar>
            <w:tcPrChange w:id="675" w:author="Lo Yuen San, Sandy (non-empl)" w:date="2019-11-21T22:13:00Z">
              <w:tcPr>
                <w:tcW w:w="0" w:type="auto"/>
                <w:gridSpan w:val="2"/>
                <w:tcMar>
                  <w:top w:w="30" w:type="dxa"/>
                  <w:left w:w="30" w:type="dxa"/>
                  <w:bottom w:w="20" w:type="dxa"/>
                  <w:right w:w="30" w:type="dxa"/>
                </w:tcMar>
              </w:tcPr>
            </w:tcPrChange>
          </w:tcPr>
          <w:p w14:paraId="0FBC91AC" w14:textId="77777777" w:rsidR="00FA5C19" w:rsidRDefault="006D6C31">
            <w:r>
              <w:rPr>
                <w:rFonts w:ascii="Calibri" w:eastAsia="PMingLiU" w:hAnsi="Calibri" w:cs="Arial"/>
              </w:rPr>
              <w:t>VALUE_DATE</w:t>
            </w:r>
          </w:p>
        </w:tc>
        <w:tc>
          <w:tcPr>
            <w:tcW w:w="0" w:type="auto"/>
            <w:tcMar>
              <w:top w:w="30" w:type="dxa"/>
              <w:left w:w="30" w:type="dxa"/>
              <w:bottom w:w="20" w:type="dxa"/>
              <w:right w:w="30" w:type="dxa"/>
            </w:tcMar>
            <w:tcPrChange w:id="676" w:author="Lo Yuen San, Sandy (non-empl)" w:date="2019-11-21T22:13:00Z">
              <w:tcPr>
                <w:tcW w:w="0" w:type="auto"/>
                <w:gridSpan w:val="2"/>
                <w:tcMar>
                  <w:top w:w="30" w:type="dxa"/>
                  <w:left w:w="30" w:type="dxa"/>
                  <w:bottom w:w="20" w:type="dxa"/>
                  <w:right w:w="30" w:type="dxa"/>
                </w:tcMar>
              </w:tcPr>
            </w:tcPrChange>
          </w:tcPr>
          <w:p w14:paraId="502D2F6D" w14:textId="77777777" w:rsidR="00FA5C19" w:rsidRDefault="006D6C31">
            <w:r>
              <w:rPr>
                <w:rFonts w:ascii="Calibri" w:eastAsia="PMingLiU" w:hAnsi="Calibri" w:cs="Arial"/>
              </w:rPr>
              <w:t>Value Date</w:t>
            </w:r>
          </w:p>
        </w:tc>
        <w:tc>
          <w:tcPr>
            <w:tcW w:w="0" w:type="auto"/>
            <w:tcMar>
              <w:top w:w="30" w:type="dxa"/>
              <w:left w:w="30" w:type="dxa"/>
              <w:bottom w:w="20" w:type="dxa"/>
              <w:right w:w="30" w:type="dxa"/>
            </w:tcMar>
            <w:tcPrChange w:id="677" w:author="Lo Yuen San, Sandy (non-empl)" w:date="2019-11-21T22:13:00Z">
              <w:tcPr>
                <w:tcW w:w="0" w:type="auto"/>
                <w:tcMar>
                  <w:top w:w="30" w:type="dxa"/>
                  <w:left w:w="30" w:type="dxa"/>
                  <w:bottom w:w="20" w:type="dxa"/>
                  <w:right w:w="30" w:type="dxa"/>
                </w:tcMar>
              </w:tcPr>
            </w:tcPrChange>
          </w:tcPr>
          <w:p w14:paraId="70814E6C" w14:textId="77777777" w:rsidR="00FA5C19" w:rsidRDefault="00FA5C19"/>
        </w:tc>
      </w:tr>
      <w:tr w:rsidR="00FA5C19" w14:paraId="50732821" w14:textId="77777777" w:rsidTr="00FA5C19">
        <w:tc>
          <w:tcPr>
            <w:tcW w:w="0" w:type="auto"/>
            <w:tcMar>
              <w:top w:w="30" w:type="dxa"/>
              <w:left w:w="30" w:type="dxa"/>
              <w:bottom w:w="20" w:type="dxa"/>
              <w:right w:w="30" w:type="dxa"/>
            </w:tcMar>
            <w:tcPrChange w:id="678" w:author="Lo Yuen San, Sandy (non-empl)" w:date="2019-11-21T22:13:00Z">
              <w:tcPr>
                <w:tcW w:w="0" w:type="auto"/>
                <w:gridSpan w:val="2"/>
                <w:tcMar>
                  <w:top w:w="30" w:type="dxa"/>
                  <w:left w:w="30" w:type="dxa"/>
                  <w:bottom w:w="20" w:type="dxa"/>
                  <w:right w:w="30" w:type="dxa"/>
                </w:tcMar>
              </w:tcPr>
            </w:tcPrChange>
          </w:tcPr>
          <w:p w14:paraId="46F09578" w14:textId="77777777" w:rsidR="00FA5C19" w:rsidRDefault="006D6C31">
            <w:r>
              <w:rPr>
                <w:rFonts w:ascii="Calibri" w:eastAsia="PMingLiU" w:hAnsi="Calibri" w:cs="Arial"/>
              </w:rPr>
              <w:t>MATURITY_DATE</w:t>
            </w:r>
          </w:p>
        </w:tc>
        <w:tc>
          <w:tcPr>
            <w:tcW w:w="0" w:type="auto"/>
            <w:tcMar>
              <w:top w:w="30" w:type="dxa"/>
              <w:left w:w="30" w:type="dxa"/>
              <w:bottom w:w="20" w:type="dxa"/>
              <w:right w:w="30" w:type="dxa"/>
            </w:tcMar>
            <w:tcPrChange w:id="679" w:author="Lo Yuen San, Sandy (non-empl)" w:date="2019-11-21T22:13:00Z">
              <w:tcPr>
                <w:tcW w:w="0" w:type="auto"/>
                <w:gridSpan w:val="2"/>
                <w:tcMar>
                  <w:top w:w="30" w:type="dxa"/>
                  <w:left w:w="30" w:type="dxa"/>
                  <w:bottom w:w="20" w:type="dxa"/>
                  <w:right w:w="30" w:type="dxa"/>
                </w:tcMar>
              </w:tcPr>
            </w:tcPrChange>
          </w:tcPr>
          <w:p w14:paraId="16A2E7F9" w14:textId="77777777" w:rsidR="00FA5C19" w:rsidRDefault="006D6C31">
            <w:r>
              <w:rPr>
                <w:rFonts w:ascii="Calibri" w:eastAsia="PMingLiU" w:hAnsi="Calibri" w:cs="Arial"/>
              </w:rPr>
              <w:t>Maturity Date</w:t>
            </w:r>
          </w:p>
        </w:tc>
        <w:tc>
          <w:tcPr>
            <w:tcW w:w="0" w:type="auto"/>
            <w:tcMar>
              <w:top w:w="30" w:type="dxa"/>
              <w:left w:w="30" w:type="dxa"/>
              <w:bottom w:w="20" w:type="dxa"/>
              <w:right w:w="30" w:type="dxa"/>
            </w:tcMar>
            <w:tcPrChange w:id="680" w:author="Lo Yuen San, Sandy (non-empl)" w:date="2019-11-21T22:13:00Z">
              <w:tcPr>
                <w:tcW w:w="0" w:type="auto"/>
                <w:tcMar>
                  <w:top w:w="30" w:type="dxa"/>
                  <w:left w:w="30" w:type="dxa"/>
                  <w:bottom w:w="20" w:type="dxa"/>
                  <w:right w:w="30" w:type="dxa"/>
                </w:tcMar>
              </w:tcPr>
            </w:tcPrChange>
          </w:tcPr>
          <w:p w14:paraId="02AA0AF6" w14:textId="77777777" w:rsidR="00FA5C19" w:rsidRDefault="00FA5C19"/>
        </w:tc>
      </w:tr>
      <w:tr w:rsidR="005B63E2" w14:paraId="39714795" w14:textId="77777777" w:rsidTr="005B63E2">
        <w:trPr>
          <w:del w:id="681" w:author="Lo Yuen San, Sandy (non-empl)" w:date="2019-11-21T22:13:00Z"/>
        </w:trPr>
        <w:tc>
          <w:tcPr>
            <w:tcW w:w="0" w:type="auto"/>
            <w:tcMar>
              <w:top w:w="30" w:type="dxa"/>
              <w:left w:w="30" w:type="dxa"/>
              <w:bottom w:w="20" w:type="dxa"/>
              <w:right w:w="30" w:type="dxa"/>
            </w:tcMar>
          </w:tcPr>
          <w:p w14:paraId="6CD74CA2" w14:textId="77777777" w:rsidR="005B63E2" w:rsidRDefault="00046CA5">
            <w:pPr>
              <w:rPr>
                <w:del w:id="682" w:author="Lo Yuen San, Sandy (non-empl)" w:date="2019-11-21T22:13:00Z"/>
              </w:rPr>
            </w:pPr>
            <w:del w:id="683" w:author="Lo Yuen San, Sandy (non-empl)" w:date="2019-11-21T22:13:00Z">
              <w:r>
                <w:rPr>
                  <w:rFonts w:ascii="Calibri" w:eastAsia="PMingLiU" w:hAnsi="Calibri" w:cs="Arial"/>
                </w:rPr>
                <w:delText>FIRST_PAYMENT_DATE</w:delText>
              </w:r>
            </w:del>
          </w:p>
        </w:tc>
        <w:tc>
          <w:tcPr>
            <w:tcW w:w="0" w:type="auto"/>
            <w:tcMar>
              <w:top w:w="30" w:type="dxa"/>
              <w:left w:w="30" w:type="dxa"/>
              <w:bottom w:w="20" w:type="dxa"/>
              <w:right w:w="30" w:type="dxa"/>
            </w:tcMar>
          </w:tcPr>
          <w:p w14:paraId="1AA3E11C" w14:textId="77777777" w:rsidR="005B63E2" w:rsidRDefault="00046CA5">
            <w:pPr>
              <w:rPr>
                <w:del w:id="684" w:author="Lo Yuen San, Sandy (non-empl)" w:date="2019-11-21T22:13:00Z"/>
              </w:rPr>
            </w:pPr>
            <w:del w:id="685" w:author="Lo Yuen San, Sandy (non-empl)" w:date="2019-11-21T22:13:00Z">
              <w:r>
                <w:rPr>
                  <w:rFonts w:ascii="Calibri" w:eastAsia="PMingLiU" w:hAnsi="Calibri" w:cs="Arial"/>
                </w:rPr>
                <w:delText>First Payment Date</w:delText>
              </w:r>
            </w:del>
          </w:p>
        </w:tc>
        <w:tc>
          <w:tcPr>
            <w:tcW w:w="0" w:type="auto"/>
            <w:tcMar>
              <w:top w:w="30" w:type="dxa"/>
              <w:left w:w="30" w:type="dxa"/>
              <w:bottom w:w="20" w:type="dxa"/>
              <w:right w:w="30" w:type="dxa"/>
            </w:tcMar>
          </w:tcPr>
          <w:p w14:paraId="1BFFA533" w14:textId="77777777" w:rsidR="005B63E2" w:rsidRDefault="005B63E2">
            <w:pPr>
              <w:rPr>
                <w:del w:id="686" w:author="Lo Yuen San, Sandy (non-empl)" w:date="2019-11-21T22:13:00Z"/>
              </w:rPr>
            </w:pPr>
          </w:p>
        </w:tc>
      </w:tr>
      <w:tr w:rsidR="00FA5C19" w14:paraId="54E05381" w14:textId="77777777" w:rsidTr="00FA5C19">
        <w:tc>
          <w:tcPr>
            <w:tcW w:w="0" w:type="auto"/>
            <w:tcMar>
              <w:top w:w="30" w:type="dxa"/>
              <w:left w:w="30" w:type="dxa"/>
              <w:bottom w:w="20" w:type="dxa"/>
              <w:right w:w="30" w:type="dxa"/>
            </w:tcMar>
            <w:tcPrChange w:id="687" w:author="Lo Yuen San, Sandy (non-empl)" w:date="2019-11-21T22:13:00Z">
              <w:tcPr>
                <w:tcW w:w="0" w:type="auto"/>
                <w:gridSpan w:val="2"/>
                <w:tcMar>
                  <w:top w:w="30" w:type="dxa"/>
                  <w:left w:w="30" w:type="dxa"/>
                  <w:bottom w:w="20" w:type="dxa"/>
                  <w:right w:w="30" w:type="dxa"/>
                </w:tcMar>
              </w:tcPr>
            </w:tcPrChange>
          </w:tcPr>
          <w:p w14:paraId="49D3DF7E" w14:textId="77777777" w:rsidR="00FA5C19" w:rsidRDefault="006D6C31">
            <w:r>
              <w:rPr>
                <w:rFonts w:ascii="Calibri" w:eastAsia="PMingLiU" w:hAnsi="Calibri" w:cs="Arial"/>
              </w:rPr>
              <w:t>AMOUNT</w:t>
            </w:r>
          </w:p>
        </w:tc>
        <w:tc>
          <w:tcPr>
            <w:tcW w:w="0" w:type="auto"/>
            <w:tcMar>
              <w:top w:w="30" w:type="dxa"/>
              <w:left w:w="30" w:type="dxa"/>
              <w:bottom w:w="20" w:type="dxa"/>
              <w:right w:w="30" w:type="dxa"/>
            </w:tcMar>
            <w:tcPrChange w:id="688" w:author="Lo Yuen San, Sandy (non-empl)" w:date="2019-11-21T22:13:00Z">
              <w:tcPr>
                <w:tcW w:w="0" w:type="auto"/>
                <w:gridSpan w:val="2"/>
                <w:tcMar>
                  <w:top w:w="30" w:type="dxa"/>
                  <w:left w:w="30" w:type="dxa"/>
                  <w:bottom w:w="20" w:type="dxa"/>
                  <w:right w:w="30" w:type="dxa"/>
                </w:tcMar>
              </w:tcPr>
            </w:tcPrChange>
          </w:tcPr>
          <w:p w14:paraId="6031BFBC" w14:textId="77777777" w:rsidR="00FA5C19" w:rsidRDefault="006D6C31">
            <w:r>
              <w:rPr>
                <w:rFonts w:ascii="Calibri" w:eastAsia="PMingLiU" w:hAnsi="Calibri" w:cs="Arial"/>
              </w:rPr>
              <w:t>Limit Amount</w:t>
            </w:r>
          </w:p>
        </w:tc>
        <w:tc>
          <w:tcPr>
            <w:tcW w:w="0" w:type="auto"/>
            <w:tcMar>
              <w:top w:w="30" w:type="dxa"/>
              <w:left w:w="30" w:type="dxa"/>
              <w:bottom w:w="20" w:type="dxa"/>
              <w:right w:w="30" w:type="dxa"/>
            </w:tcMar>
            <w:tcPrChange w:id="689" w:author="Lo Yuen San, Sandy (non-empl)" w:date="2019-11-21T22:13:00Z">
              <w:tcPr>
                <w:tcW w:w="0" w:type="auto"/>
                <w:tcMar>
                  <w:top w:w="30" w:type="dxa"/>
                  <w:left w:w="30" w:type="dxa"/>
                  <w:bottom w:w="20" w:type="dxa"/>
                  <w:right w:w="30" w:type="dxa"/>
                </w:tcMar>
              </w:tcPr>
            </w:tcPrChange>
          </w:tcPr>
          <w:p w14:paraId="6F957CC4" w14:textId="77777777" w:rsidR="00FA5C19" w:rsidRDefault="00FA5C19"/>
        </w:tc>
      </w:tr>
      <w:tr w:rsidR="00FA5C19" w14:paraId="555677E5" w14:textId="77777777" w:rsidTr="00FA5C19">
        <w:tc>
          <w:tcPr>
            <w:tcW w:w="0" w:type="auto"/>
            <w:tcMar>
              <w:top w:w="30" w:type="dxa"/>
              <w:left w:w="30" w:type="dxa"/>
              <w:bottom w:w="20" w:type="dxa"/>
              <w:right w:w="30" w:type="dxa"/>
            </w:tcMar>
            <w:tcPrChange w:id="690" w:author="Lo Yuen San, Sandy (non-empl)" w:date="2019-11-21T22:13:00Z">
              <w:tcPr>
                <w:tcW w:w="0" w:type="auto"/>
                <w:gridSpan w:val="2"/>
                <w:tcMar>
                  <w:top w:w="30" w:type="dxa"/>
                  <w:left w:w="30" w:type="dxa"/>
                  <w:bottom w:w="20" w:type="dxa"/>
                  <w:right w:w="30" w:type="dxa"/>
                </w:tcMar>
              </w:tcPr>
            </w:tcPrChange>
          </w:tcPr>
          <w:p w14:paraId="3CF04FB5" w14:textId="77777777" w:rsidR="00FA5C19" w:rsidRDefault="006D6C31">
            <w:r>
              <w:rPr>
                <w:rFonts w:ascii="Calibri" w:eastAsia="PMingLiU" w:hAnsi="Calibri" w:cs="Arial"/>
              </w:rPr>
              <w:t>AVAILABLE_AMOUNT</w:t>
            </w:r>
          </w:p>
        </w:tc>
        <w:tc>
          <w:tcPr>
            <w:tcW w:w="0" w:type="auto"/>
            <w:tcMar>
              <w:top w:w="30" w:type="dxa"/>
              <w:left w:w="30" w:type="dxa"/>
              <w:bottom w:w="20" w:type="dxa"/>
              <w:right w:w="30" w:type="dxa"/>
            </w:tcMar>
            <w:tcPrChange w:id="691" w:author="Lo Yuen San, Sandy (non-empl)" w:date="2019-11-21T22:13:00Z">
              <w:tcPr>
                <w:tcW w:w="0" w:type="auto"/>
                <w:gridSpan w:val="2"/>
                <w:tcMar>
                  <w:top w:w="30" w:type="dxa"/>
                  <w:left w:w="30" w:type="dxa"/>
                  <w:bottom w:w="20" w:type="dxa"/>
                  <w:right w:w="30" w:type="dxa"/>
                </w:tcMar>
              </w:tcPr>
            </w:tcPrChange>
          </w:tcPr>
          <w:p w14:paraId="6A2EB668" w14:textId="77777777" w:rsidR="00FA5C19" w:rsidRDefault="006D6C31">
            <w:r>
              <w:rPr>
                <w:rFonts w:ascii="Calibri" w:eastAsia="PMingLiU" w:hAnsi="Calibri" w:cs="Arial"/>
              </w:rPr>
              <w:t>Available Amount</w:t>
            </w:r>
          </w:p>
        </w:tc>
        <w:tc>
          <w:tcPr>
            <w:tcW w:w="0" w:type="auto"/>
            <w:tcMar>
              <w:top w:w="30" w:type="dxa"/>
              <w:left w:w="30" w:type="dxa"/>
              <w:bottom w:w="20" w:type="dxa"/>
              <w:right w:w="30" w:type="dxa"/>
            </w:tcMar>
            <w:tcPrChange w:id="692" w:author="Lo Yuen San, Sandy (non-empl)" w:date="2019-11-21T22:13:00Z">
              <w:tcPr>
                <w:tcW w:w="0" w:type="auto"/>
                <w:tcMar>
                  <w:top w:w="30" w:type="dxa"/>
                  <w:left w:w="30" w:type="dxa"/>
                  <w:bottom w:w="20" w:type="dxa"/>
                  <w:right w:w="30" w:type="dxa"/>
                </w:tcMar>
              </w:tcPr>
            </w:tcPrChange>
          </w:tcPr>
          <w:p w14:paraId="1D18A3F4" w14:textId="77777777" w:rsidR="00FA5C19" w:rsidRDefault="00FA5C19"/>
        </w:tc>
      </w:tr>
      <w:tr w:rsidR="005B63E2" w14:paraId="3D397711" w14:textId="77777777" w:rsidTr="005B63E2">
        <w:trPr>
          <w:del w:id="693" w:author="Lo Yuen San, Sandy (non-empl)" w:date="2019-11-21T22:13:00Z"/>
        </w:trPr>
        <w:tc>
          <w:tcPr>
            <w:tcW w:w="0" w:type="auto"/>
            <w:tcMar>
              <w:top w:w="30" w:type="dxa"/>
              <w:left w:w="30" w:type="dxa"/>
              <w:bottom w:w="20" w:type="dxa"/>
              <w:right w:w="30" w:type="dxa"/>
            </w:tcMar>
          </w:tcPr>
          <w:p w14:paraId="71426521" w14:textId="77777777" w:rsidR="005B63E2" w:rsidRDefault="00046CA5">
            <w:pPr>
              <w:rPr>
                <w:del w:id="694" w:author="Lo Yuen San, Sandy (non-empl)" w:date="2019-11-21T22:13:00Z"/>
              </w:rPr>
            </w:pPr>
            <w:del w:id="695" w:author="Lo Yuen San, Sandy (non-empl)" w:date="2019-11-21T22:13:00Z">
              <w:r>
                <w:rPr>
                  <w:rFonts w:ascii="Calibri" w:eastAsia="PMingLiU" w:hAnsi="Calibri" w:cs="Arial"/>
                </w:rPr>
                <w:delText>USED_AMOUNT</w:delText>
              </w:r>
            </w:del>
          </w:p>
        </w:tc>
        <w:tc>
          <w:tcPr>
            <w:tcW w:w="0" w:type="auto"/>
            <w:tcMar>
              <w:top w:w="30" w:type="dxa"/>
              <w:left w:w="30" w:type="dxa"/>
              <w:bottom w:w="20" w:type="dxa"/>
              <w:right w:w="30" w:type="dxa"/>
            </w:tcMar>
          </w:tcPr>
          <w:p w14:paraId="1B2E9422" w14:textId="77777777" w:rsidR="005B63E2" w:rsidRDefault="00046CA5">
            <w:pPr>
              <w:rPr>
                <w:del w:id="696" w:author="Lo Yuen San, Sandy (non-empl)" w:date="2019-11-21T22:13:00Z"/>
              </w:rPr>
            </w:pPr>
            <w:del w:id="697" w:author="Lo Yuen San, Sandy (non-empl)" w:date="2019-11-21T22:13:00Z">
              <w:r>
                <w:rPr>
                  <w:rFonts w:ascii="Calibri" w:eastAsia="PMingLiU" w:hAnsi="Calibri" w:cs="Arial"/>
                </w:rPr>
                <w:delText>Used Amount</w:delText>
              </w:r>
            </w:del>
          </w:p>
        </w:tc>
        <w:tc>
          <w:tcPr>
            <w:tcW w:w="0" w:type="auto"/>
            <w:tcMar>
              <w:top w:w="30" w:type="dxa"/>
              <w:left w:w="30" w:type="dxa"/>
              <w:bottom w:w="20" w:type="dxa"/>
              <w:right w:w="30" w:type="dxa"/>
            </w:tcMar>
          </w:tcPr>
          <w:p w14:paraId="64F59A9D" w14:textId="77777777" w:rsidR="005B63E2" w:rsidRDefault="005B63E2">
            <w:pPr>
              <w:rPr>
                <w:del w:id="698" w:author="Lo Yuen San, Sandy (non-empl)" w:date="2019-11-21T22:13:00Z"/>
              </w:rPr>
            </w:pPr>
          </w:p>
        </w:tc>
      </w:tr>
      <w:tr w:rsidR="00FA5C19" w14:paraId="79EF6EDF" w14:textId="77777777" w:rsidTr="00FA5C19">
        <w:tc>
          <w:tcPr>
            <w:tcW w:w="0" w:type="auto"/>
            <w:tcMar>
              <w:top w:w="30" w:type="dxa"/>
              <w:left w:w="30" w:type="dxa"/>
              <w:bottom w:w="20" w:type="dxa"/>
              <w:right w:w="30" w:type="dxa"/>
            </w:tcMar>
            <w:tcPrChange w:id="699" w:author="Lo Yuen San, Sandy (non-empl)" w:date="2019-11-21T22:13:00Z">
              <w:tcPr>
                <w:tcW w:w="0" w:type="auto"/>
                <w:gridSpan w:val="2"/>
                <w:tcMar>
                  <w:top w:w="30" w:type="dxa"/>
                  <w:left w:w="30" w:type="dxa"/>
                  <w:bottom w:w="20" w:type="dxa"/>
                  <w:right w:w="30" w:type="dxa"/>
                </w:tcMar>
              </w:tcPr>
            </w:tcPrChange>
          </w:tcPr>
          <w:p w14:paraId="60998E95" w14:textId="77777777" w:rsidR="00FA5C19" w:rsidRDefault="006D6C31">
            <w:r>
              <w:rPr>
                <w:rFonts w:ascii="Calibri" w:eastAsia="PMingLiU" w:hAnsi="Calibri" w:cs="Arial"/>
              </w:rPr>
              <w:t>REVOLVING</w:t>
            </w:r>
          </w:p>
        </w:tc>
        <w:tc>
          <w:tcPr>
            <w:tcW w:w="0" w:type="auto"/>
            <w:tcMar>
              <w:top w:w="30" w:type="dxa"/>
              <w:left w:w="30" w:type="dxa"/>
              <w:bottom w:w="20" w:type="dxa"/>
              <w:right w:w="30" w:type="dxa"/>
            </w:tcMar>
            <w:tcPrChange w:id="700" w:author="Lo Yuen San, Sandy (non-empl)" w:date="2019-11-21T22:13:00Z">
              <w:tcPr>
                <w:tcW w:w="0" w:type="auto"/>
                <w:gridSpan w:val="2"/>
                <w:tcMar>
                  <w:top w:w="30" w:type="dxa"/>
                  <w:left w:w="30" w:type="dxa"/>
                  <w:bottom w:w="20" w:type="dxa"/>
                  <w:right w:w="30" w:type="dxa"/>
                </w:tcMar>
              </w:tcPr>
            </w:tcPrChange>
          </w:tcPr>
          <w:p w14:paraId="7DFFC7F0" w14:textId="77777777" w:rsidR="00FA5C19" w:rsidRDefault="006D6C31">
            <w:r>
              <w:rPr>
                <w:rFonts w:ascii="Calibri" w:eastAsia="PMingLiU" w:hAnsi="Calibri" w:cs="Arial"/>
              </w:rPr>
              <w:t>Revolving</w:t>
            </w:r>
          </w:p>
        </w:tc>
        <w:tc>
          <w:tcPr>
            <w:tcW w:w="0" w:type="auto"/>
            <w:tcMar>
              <w:top w:w="30" w:type="dxa"/>
              <w:left w:w="30" w:type="dxa"/>
              <w:bottom w:w="20" w:type="dxa"/>
              <w:right w:w="30" w:type="dxa"/>
            </w:tcMar>
            <w:tcPrChange w:id="701" w:author="Lo Yuen San, Sandy (non-empl)" w:date="2019-11-21T22:13:00Z">
              <w:tcPr>
                <w:tcW w:w="0" w:type="auto"/>
                <w:tcMar>
                  <w:top w:w="30" w:type="dxa"/>
                  <w:left w:w="30" w:type="dxa"/>
                  <w:bottom w:w="20" w:type="dxa"/>
                  <w:right w:w="30" w:type="dxa"/>
                </w:tcMar>
              </w:tcPr>
            </w:tcPrChange>
          </w:tcPr>
          <w:p w14:paraId="58A62BE9" w14:textId="77777777" w:rsidR="00FA5C19" w:rsidRDefault="00FA5C19"/>
        </w:tc>
      </w:tr>
      <w:tr w:rsidR="00FA5C19" w14:paraId="175AFEC0" w14:textId="77777777" w:rsidTr="00FA5C19">
        <w:tc>
          <w:tcPr>
            <w:tcW w:w="0" w:type="auto"/>
            <w:tcMar>
              <w:top w:w="30" w:type="dxa"/>
              <w:left w:w="30" w:type="dxa"/>
              <w:bottom w:w="20" w:type="dxa"/>
              <w:right w:w="30" w:type="dxa"/>
            </w:tcMar>
            <w:tcPrChange w:id="702" w:author="Lo Yuen San, Sandy (non-empl)" w:date="2019-11-21T22:13:00Z">
              <w:tcPr>
                <w:tcW w:w="0" w:type="auto"/>
                <w:gridSpan w:val="2"/>
                <w:tcMar>
                  <w:top w:w="30" w:type="dxa"/>
                  <w:left w:w="30" w:type="dxa"/>
                  <w:bottom w:w="20" w:type="dxa"/>
                  <w:right w:w="30" w:type="dxa"/>
                </w:tcMar>
              </w:tcPr>
            </w:tcPrChange>
          </w:tcPr>
          <w:p w14:paraId="717D4A0F" w14:textId="77777777" w:rsidR="00FA5C19" w:rsidRDefault="006D6C31">
            <w:r>
              <w:rPr>
                <w:rFonts w:ascii="Calibri" w:eastAsia="PMingLiU" w:hAnsi="Calibri" w:cs="Arial"/>
              </w:rPr>
              <w:t>RATE_TYPE</w:t>
            </w:r>
          </w:p>
        </w:tc>
        <w:tc>
          <w:tcPr>
            <w:tcW w:w="0" w:type="auto"/>
            <w:tcMar>
              <w:top w:w="30" w:type="dxa"/>
              <w:left w:w="30" w:type="dxa"/>
              <w:bottom w:w="20" w:type="dxa"/>
              <w:right w:w="30" w:type="dxa"/>
            </w:tcMar>
            <w:tcPrChange w:id="703" w:author="Lo Yuen San, Sandy (non-empl)" w:date="2019-11-21T22:13:00Z">
              <w:tcPr>
                <w:tcW w:w="0" w:type="auto"/>
                <w:gridSpan w:val="2"/>
                <w:tcMar>
                  <w:top w:w="30" w:type="dxa"/>
                  <w:left w:w="30" w:type="dxa"/>
                  <w:bottom w:w="20" w:type="dxa"/>
                  <w:right w:w="30" w:type="dxa"/>
                </w:tcMar>
              </w:tcPr>
            </w:tcPrChange>
          </w:tcPr>
          <w:p w14:paraId="6E8F14C3" w14:textId="77777777" w:rsidR="00FA5C19" w:rsidRDefault="006D6C31">
            <w:r>
              <w:rPr>
                <w:rFonts w:ascii="Calibri" w:eastAsia="PMingLiU" w:hAnsi="Calibri" w:cs="Arial"/>
              </w:rPr>
              <w:t>Interest Rate Type</w:t>
            </w:r>
          </w:p>
        </w:tc>
        <w:tc>
          <w:tcPr>
            <w:tcW w:w="0" w:type="auto"/>
            <w:tcMar>
              <w:top w:w="30" w:type="dxa"/>
              <w:left w:w="30" w:type="dxa"/>
              <w:bottom w:w="20" w:type="dxa"/>
              <w:right w:w="30" w:type="dxa"/>
            </w:tcMar>
            <w:tcPrChange w:id="704" w:author="Lo Yuen San, Sandy (non-empl)" w:date="2019-11-21T22:13:00Z">
              <w:tcPr>
                <w:tcW w:w="0" w:type="auto"/>
                <w:tcMar>
                  <w:top w:w="30" w:type="dxa"/>
                  <w:left w:w="30" w:type="dxa"/>
                  <w:bottom w:w="20" w:type="dxa"/>
                  <w:right w:w="30" w:type="dxa"/>
                </w:tcMar>
              </w:tcPr>
            </w:tcPrChange>
          </w:tcPr>
          <w:p w14:paraId="021C6BAA" w14:textId="77777777" w:rsidR="00FA5C19" w:rsidRDefault="00FA5C19"/>
        </w:tc>
      </w:tr>
      <w:tr w:rsidR="00FA5C19" w14:paraId="2E6EFDB3" w14:textId="77777777" w:rsidTr="00FA5C19">
        <w:tc>
          <w:tcPr>
            <w:tcW w:w="0" w:type="auto"/>
            <w:tcMar>
              <w:top w:w="30" w:type="dxa"/>
              <w:left w:w="30" w:type="dxa"/>
              <w:bottom w:w="20" w:type="dxa"/>
              <w:right w:w="30" w:type="dxa"/>
            </w:tcMar>
            <w:tcPrChange w:id="705" w:author="Lo Yuen San, Sandy (non-empl)" w:date="2019-11-21T22:13:00Z">
              <w:tcPr>
                <w:tcW w:w="0" w:type="auto"/>
                <w:gridSpan w:val="2"/>
                <w:tcMar>
                  <w:top w:w="30" w:type="dxa"/>
                  <w:left w:w="30" w:type="dxa"/>
                  <w:bottom w:w="20" w:type="dxa"/>
                  <w:right w:w="30" w:type="dxa"/>
                </w:tcMar>
              </w:tcPr>
            </w:tcPrChange>
          </w:tcPr>
          <w:p w14:paraId="18EBC2C1" w14:textId="77777777" w:rsidR="00FA5C19" w:rsidRDefault="006D6C31">
            <w:r>
              <w:rPr>
                <w:rFonts w:ascii="Calibri" w:eastAsia="PMingLiU" w:hAnsi="Calibri" w:cs="Arial"/>
              </w:rPr>
              <w:t>INTEREST_RATE</w:t>
            </w:r>
          </w:p>
        </w:tc>
        <w:tc>
          <w:tcPr>
            <w:tcW w:w="0" w:type="auto"/>
            <w:tcMar>
              <w:top w:w="30" w:type="dxa"/>
              <w:left w:w="30" w:type="dxa"/>
              <w:bottom w:w="20" w:type="dxa"/>
              <w:right w:w="30" w:type="dxa"/>
            </w:tcMar>
            <w:tcPrChange w:id="706" w:author="Lo Yuen San, Sandy (non-empl)" w:date="2019-11-21T22:13:00Z">
              <w:tcPr>
                <w:tcW w:w="0" w:type="auto"/>
                <w:gridSpan w:val="2"/>
                <w:tcMar>
                  <w:top w:w="30" w:type="dxa"/>
                  <w:left w:w="30" w:type="dxa"/>
                  <w:bottom w:w="20" w:type="dxa"/>
                  <w:right w:w="30" w:type="dxa"/>
                </w:tcMar>
              </w:tcPr>
            </w:tcPrChange>
          </w:tcPr>
          <w:p w14:paraId="279B16AB" w14:textId="77777777" w:rsidR="00FA5C19" w:rsidRDefault="006D6C31">
            <w:r>
              <w:rPr>
                <w:rFonts w:ascii="Calibri" w:eastAsia="PMingLiU" w:hAnsi="Calibri" w:cs="Arial"/>
              </w:rPr>
              <w:t>Interest Rate Value</w:t>
            </w:r>
          </w:p>
        </w:tc>
        <w:tc>
          <w:tcPr>
            <w:tcW w:w="0" w:type="auto"/>
            <w:tcMar>
              <w:top w:w="30" w:type="dxa"/>
              <w:left w:w="30" w:type="dxa"/>
              <w:bottom w:w="20" w:type="dxa"/>
              <w:right w:w="30" w:type="dxa"/>
            </w:tcMar>
            <w:tcPrChange w:id="707" w:author="Lo Yuen San, Sandy (non-empl)" w:date="2019-11-21T22:13:00Z">
              <w:tcPr>
                <w:tcW w:w="0" w:type="auto"/>
                <w:tcMar>
                  <w:top w:w="30" w:type="dxa"/>
                  <w:left w:w="30" w:type="dxa"/>
                  <w:bottom w:w="20" w:type="dxa"/>
                  <w:right w:w="30" w:type="dxa"/>
                </w:tcMar>
              </w:tcPr>
            </w:tcPrChange>
          </w:tcPr>
          <w:p w14:paraId="03C16C93" w14:textId="77777777" w:rsidR="00FA5C19" w:rsidRDefault="00FA5C19"/>
        </w:tc>
      </w:tr>
      <w:tr w:rsidR="00FA5C19" w14:paraId="6E0CF1F7" w14:textId="77777777" w:rsidTr="00FA5C19">
        <w:tc>
          <w:tcPr>
            <w:tcW w:w="0" w:type="auto"/>
            <w:tcMar>
              <w:top w:w="30" w:type="dxa"/>
              <w:left w:w="30" w:type="dxa"/>
              <w:bottom w:w="20" w:type="dxa"/>
              <w:right w:w="30" w:type="dxa"/>
            </w:tcMar>
            <w:tcPrChange w:id="708" w:author="Lo Yuen San, Sandy (non-empl)" w:date="2019-11-21T22:13:00Z">
              <w:tcPr>
                <w:tcW w:w="0" w:type="auto"/>
                <w:gridSpan w:val="2"/>
                <w:tcMar>
                  <w:top w:w="30" w:type="dxa"/>
                  <w:left w:w="30" w:type="dxa"/>
                  <w:bottom w:w="20" w:type="dxa"/>
                  <w:right w:w="30" w:type="dxa"/>
                </w:tcMar>
              </w:tcPr>
            </w:tcPrChange>
          </w:tcPr>
          <w:p w14:paraId="73077BA4" w14:textId="77777777" w:rsidR="00FA5C19" w:rsidRDefault="006D6C31">
            <w:r>
              <w:rPr>
                <w:rFonts w:ascii="Calibri" w:eastAsia="PMingLiU" w:hAnsi="Calibri" w:cs="Arial"/>
              </w:rPr>
              <w:t>FREQUENCY</w:t>
            </w:r>
          </w:p>
        </w:tc>
        <w:tc>
          <w:tcPr>
            <w:tcW w:w="0" w:type="auto"/>
            <w:tcMar>
              <w:top w:w="30" w:type="dxa"/>
              <w:left w:w="30" w:type="dxa"/>
              <w:bottom w:w="20" w:type="dxa"/>
              <w:right w:w="30" w:type="dxa"/>
            </w:tcMar>
            <w:tcPrChange w:id="709" w:author="Lo Yuen San, Sandy (non-empl)" w:date="2019-11-21T22:13:00Z">
              <w:tcPr>
                <w:tcW w:w="0" w:type="auto"/>
                <w:gridSpan w:val="2"/>
                <w:tcMar>
                  <w:top w:w="30" w:type="dxa"/>
                  <w:left w:w="30" w:type="dxa"/>
                  <w:bottom w:w="20" w:type="dxa"/>
                  <w:right w:w="30" w:type="dxa"/>
                </w:tcMar>
              </w:tcPr>
            </w:tcPrChange>
          </w:tcPr>
          <w:p w14:paraId="011F2497" w14:textId="77777777" w:rsidR="00FA5C19" w:rsidRDefault="006D6C31">
            <w:r>
              <w:rPr>
                <w:rFonts w:ascii="Calibri" w:eastAsia="PMingLiU" w:hAnsi="Calibri" w:cs="Arial"/>
              </w:rPr>
              <w:t>Interest Periodicity</w:t>
            </w:r>
          </w:p>
        </w:tc>
        <w:tc>
          <w:tcPr>
            <w:tcW w:w="0" w:type="auto"/>
            <w:tcMar>
              <w:top w:w="30" w:type="dxa"/>
              <w:left w:w="30" w:type="dxa"/>
              <w:bottom w:w="20" w:type="dxa"/>
              <w:right w:w="30" w:type="dxa"/>
            </w:tcMar>
            <w:tcPrChange w:id="710" w:author="Lo Yuen San, Sandy (non-empl)" w:date="2019-11-21T22:13:00Z">
              <w:tcPr>
                <w:tcW w:w="0" w:type="auto"/>
                <w:tcMar>
                  <w:top w:w="30" w:type="dxa"/>
                  <w:left w:w="30" w:type="dxa"/>
                  <w:bottom w:w="20" w:type="dxa"/>
                  <w:right w:w="30" w:type="dxa"/>
                </w:tcMar>
              </w:tcPr>
            </w:tcPrChange>
          </w:tcPr>
          <w:p w14:paraId="22CB5873" w14:textId="77777777" w:rsidR="00FA5C19" w:rsidRDefault="00FA5C19"/>
        </w:tc>
      </w:tr>
      <w:tr w:rsidR="00FA5C19" w14:paraId="5E0C5C7E" w14:textId="77777777" w:rsidTr="00FA5C19">
        <w:tc>
          <w:tcPr>
            <w:tcW w:w="0" w:type="auto"/>
            <w:tcMar>
              <w:top w:w="30" w:type="dxa"/>
              <w:left w:w="30" w:type="dxa"/>
              <w:bottom w:w="20" w:type="dxa"/>
              <w:right w:w="30" w:type="dxa"/>
            </w:tcMar>
            <w:tcPrChange w:id="711" w:author="Lo Yuen San, Sandy (non-empl)" w:date="2019-11-21T22:13:00Z">
              <w:tcPr>
                <w:tcW w:w="0" w:type="auto"/>
                <w:gridSpan w:val="2"/>
                <w:tcMar>
                  <w:top w:w="30" w:type="dxa"/>
                  <w:left w:w="30" w:type="dxa"/>
                  <w:bottom w:w="20" w:type="dxa"/>
                  <w:right w:w="30" w:type="dxa"/>
                </w:tcMar>
              </w:tcPr>
            </w:tcPrChange>
          </w:tcPr>
          <w:p w14:paraId="01AB934C"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712" w:author="Lo Yuen San, Sandy (non-empl)" w:date="2019-11-21T22:13:00Z">
              <w:tcPr>
                <w:tcW w:w="0" w:type="auto"/>
                <w:gridSpan w:val="2"/>
                <w:tcMar>
                  <w:top w:w="30" w:type="dxa"/>
                  <w:left w:w="30" w:type="dxa"/>
                  <w:bottom w:w="20" w:type="dxa"/>
                  <w:right w:w="30" w:type="dxa"/>
                </w:tcMar>
              </w:tcPr>
            </w:tcPrChange>
          </w:tcPr>
          <w:p w14:paraId="2E3E7E89"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713" w:author="Lo Yuen San, Sandy (non-empl)" w:date="2019-11-21T22:13:00Z">
              <w:tcPr>
                <w:tcW w:w="0" w:type="auto"/>
                <w:tcMar>
                  <w:top w:w="30" w:type="dxa"/>
                  <w:left w:w="30" w:type="dxa"/>
                  <w:bottom w:w="20" w:type="dxa"/>
                  <w:right w:w="30" w:type="dxa"/>
                </w:tcMar>
              </w:tcPr>
            </w:tcPrChange>
          </w:tcPr>
          <w:p w14:paraId="2E8922E4" w14:textId="77777777" w:rsidR="00FA5C19" w:rsidRDefault="00FA5C19"/>
        </w:tc>
      </w:tr>
      <w:tr w:rsidR="00FA5C19" w14:paraId="552BFF9A" w14:textId="77777777" w:rsidTr="00FA5C19">
        <w:tc>
          <w:tcPr>
            <w:tcW w:w="0" w:type="auto"/>
            <w:tcMar>
              <w:top w:w="30" w:type="dxa"/>
              <w:left w:w="30" w:type="dxa"/>
              <w:bottom w:w="20" w:type="dxa"/>
              <w:right w:w="30" w:type="dxa"/>
            </w:tcMar>
          </w:tcPr>
          <w:p w14:paraId="1B453B8C" w14:textId="77777777" w:rsidR="00FA5C19" w:rsidRDefault="006D6C31">
            <w:r>
              <w:rPr>
                <w:rFonts w:ascii="Calibri" w:eastAsia="PMingLiU" w:hAnsi="Calibri" w:cs="Arial"/>
              </w:rPr>
              <w:t>CURVE_NAME</w:t>
            </w:r>
          </w:p>
        </w:tc>
        <w:tc>
          <w:tcPr>
            <w:tcW w:w="0" w:type="auto"/>
            <w:tcMar>
              <w:top w:w="30" w:type="dxa"/>
              <w:left w:w="30" w:type="dxa"/>
              <w:bottom w:w="20" w:type="dxa"/>
              <w:right w:w="30" w:type="dxa"/>
            </w:tcMar>
          </w:tcPr>
          <w:p w14:paraId="4A0A214E" w14:textId="77777777" w:rsidR="00FA5C19" w:rsidRDefault="006D6C31">
            <w:r>
              <w:rPr>
                <w:rFonts w:ascii="Calibri" w:eastAsia="PMingLiU" w:hAnsi="Calibri" w:cs="Arial"/>
              </w:rPr>
              <w:t>Repricing Curve</w:t>
            </w:r>
            <w:ins w:id="714" w:author="Lo Yuen San, Sandy (non-empl)" w:date="2019-11-21T22:13:00Z">
              <w:r>
                <w:rPr>
                  <w:rFonts w:ascii="Calibri" w:eastAsia="PMingLiU" w:hAnsi="Calibri" w:cs="Arial"/>
                </w:rPr>
                <w:t xml:space="preserve"> Name</w:t>
              </w:r>
            </w:ins>
          </w:p>
        </w:tc>
        <w:tc>
          <w:tcPr>
            <w:tcW w:w="0" w:type="auto"/>
            <w:tcMar>
              <w:top w:w="30" w:type="dxa"/>
              <w:left w:w="30" w:type="dxa"/>
              <w:bottom w:w="20" w:type="dxa"/>
              <w:right w:w="30" w:type="dxa"/>
            </w:tcMar>
          </w:tcPr>
          <w:p w14:paraId="01AC9710" w14:textId="77777777" w:rsidR="00FA5C19" w:rsidRDefault="00046CA5">
            <w:del w:id="715" w:author="Lo Yuen San, Sandy (non-empl)" w:date="2019-11-21T22:13:00Z">
              <w:r>
                <w:rPr>
                  <w:rFonts w:ascii="Calibri" w:eastAsia="PMingLiU" w:hAnsi="Calibri" w:cs="Arial"/>
                </w:rPr>
                <w:delText>Mapped to a curve in RFO based on lookup</w:delText>
              </w:r>
            </w:del>
            <w:ins w:id="716" w:author="Lo Yuen San, Sandy (non-empl)" w:date="2019-11-21T22:13:00Z">
              <w:r w:rsidR="006D6C31">
                <w:rPr>
                  <w:rFonts w:ascii="Calibri" w:eastAsia="PMingLiU" w:hAnsi="Calibri" w:cs="Arial"/>
                </w:rPr>
                <w:t>Show list of curves matching the deal currency.</w:t>
              </w:r>
            </w:ins>
          </w:p>
        </w:tc>
      </w:tr>
      <w:tr w:rsidR="00FA5C19" w14:paraId="1E108A44" w14:textId="77777777" w:rsidTr="00FA5C19">
        <w:trPr>
          <w:ins w:id="717" w:author="Lo Yuen San, Sandy (non-empl)" w:date="2019-11-21T22:13:00Z"/>
        </w:trPr>
        <w:tc>
          <w:tcPr>
            <w:tcW w:w="0" w:type="auto"/>
            <w:tcMar>
              <w:top w:w="30" w:type="dxa"/>
              <w:left w:w="30" w:type="dxa"/>
              <w:bottom w:w="20" w:type="dxa"/>
              <w:right w:w="30" w:type="dxa"/>
            </w:tcMar>
          </w:tcPr>
          <w:p w14:paraId="13F99908" w14:textId="77777777" w:rsidR="00FA5C19" w:rsidRDefault="006D6C31">
            <w:pPr>
              <w:rPr>
                <w:ins w:id="718" w:author="Lo Yuen San, Sandy (non-empl)" w:date="2019-11-21T22:13:00Z"/>
              </w:rPr>
            </w:pPr>
            <w:ins w:id="719" w:author="Lo Yuen San, Sandy (non-empl)" w:date="2019-11-21T22:13:00Z">
              <w:r>
                <w:rPr>
                  <w:rFonts w:ascii="Calibri" w:eastAsia="PMingLiU" w:hAnsi="Calibri" w:cs="Arial"/>
                </w:rPr>
                <w:t> Curve</w:t>
              </w:r>
            </w:ins>
          </w:p>
        </w:tc>
        <w:tc>
          <w:tcPr>
            <w:tcW w:w="0" w:type="auto"/>
            <w:tcMar>
              <w:top w:w="30" w:type="dxa"/>
              <w:left w:w="30" w:type="dxa"/>
              <w:bottom w:w="20" w:type="dxa"/>
              <w:right w:w="30" w:type="dxa"/>
            </w:tcMar>
          </w:tcPr>
          <w:p w14:paraId="69708977" w14:textId="77777777" w:rsidR="00FA5C19" w:rsidRDefault="006D6C31">
            <w:pPr>
              <w:rPr>
                <w:ins w:id="720" w:author="Lo Yuen San, Sandy (non-empl)" w:date="2019-11-21T22:13:00Z"/>
              </w:rPr>
            </w:pPr>
            <w:ins w:id="721" w:author="Lo Yuen San, Sandy (non-empl)" w:date="2019-11-21T22:13:00Z">
              <w:r>
                <w:rPr>
                  <w:rFonts w:ascii="Calibri" w:eastAsia="PMingLiU" w:hAnsi="Calibri" w:cs="Arial"/>
                </w:rPr>
                <w:t>Repricing curve </w:t>
              </w:r>
            </w:ins>
          </w:p>
        </w:tc>
        <w:tc>
          <w:tcPr>
            <w:tcW w:w="0" w:type="auto"/>
            <w:tcMar>
              <w:top w:w="30" w:type="dxa"/>
              <w:left w:w="30" w:type="dxa"/>
              <w:bottom w:w="20" w:type="dxa"/>
              <w:right w:w="30" w:type="dxa"/>
            </w:tcMar>
          </w:tcPr>
          <w:p w14:paraId="1D5697F6" w14:textId="77777777" w:rsidR="00FA5C19" w:rsidRDefault="006D6C31">
            <w:pPr>
              <w:rPr>
                <w:ins w:id="722" w:author="Lo Yuen San, Sandy (non-empl)" w:date="2019-11-21T22:13:00Z"/>
              </w:rPr>
            </w:pPr>
            <w:ins w:id="723" w:author="Lo Yuen San, Sandy (non-empl)" w:date="2019-11-21T22:13:00Z">
              <w:r>
                <w:rPr>
                  <w:rFonts w:ascii="Calibri" w:eastAsia="PMingLiU" w:hAnsi="Calibri" w:cs="Arial"/>
                </w:rPr>
                <w:t> Show list of curves matching the deal currency. Curves will be available as per the current IFRS9 setup.</w:t>
              </w:r>
            </w:ins>
          </w:p>
        </w:tc>
      </w:tr>
      <w:tr w:rsidR="00FA5C19" w14:paraId="7138B1B9" w14:textId="77777777" w:rsidTr="00FA5C19">
        <w:tc>
          <w:tcPr>
            <w:tcW w:w="0" w:type="auto"/>
            <w:tcMar>
              <w:top w:w="30" w:type="dxa"/>
              <w:left w:w="30" w:type="dxa"/>
              <w:bottom w:w="20" w:type="dxa"/>
              <w:right w:w="30" w:type="dxa"/>
            </w:tcMar>
            <w:tcPrChange w:id="724" w:author="Lo Yuen San, Sandy (non-empl)" w:date="2019-11-21T22:13:00Z">
              <w:tcPr>
                <w:tcW w:w="0" w:type="auto"/>
                <w:gridSpan w:val="2"/>
                <w:tcMar>
                  <w:top w:w="30" w:type="dxa"/>
                  <w:left w:w="30" w:type="dxa"/>
                  <w:bottom w:w="20" w:type="dxa"/>
                  <w:right w:w="30" w:type="dxa"/>
                </w:tcMar>
              </w:tcPr>
            </w:tcPrChange>
          </w:tcPr>
          <w:p w14:paraId="7B951AA2" w14:textId="77777777" w:rsidR="00FA5C19" w:rsidRDefault="006D6C31">
            <w:r>
              <w:rPr>
                <w:rFonts w:ascii="Calibri" w:eastAsia="PMingLiU" w:hAnsi="Calibri" w:cs="Arial"/>
              </w:rPr>
              <w:t>TENOR</w:t>
            </w:r>
          </w:p>
        </w:tc>
        <w:tc>
          <w:tcPr>
            <w:tcW w:w="0" w:type="auto"/>
            <w:tcMar>
              <w:top w:w="30" w:type="dxa"/>
              <w:left w:w="30" w:type="dxa"/>
              <w:bottom w:w="20" w:type="dxa"/>
              <w:right w:w="30" w:type="dxa"/>
            </w:tcMar>
            <w:tcPrChange w:id="725" w:author="Lo Yuen San, Sandy (non-empl)" w:date="2019-11-21T22:13:00Z">
              <w:tcPr>
                <w:tcW w:w="0" w:type="auto"/>
                <w:gridSpan w:val="2"/>
                <w:tcMar>
                  <w:top w:w="30" w:type="dxa"/>
                  <w:left w:w="30" w:type="dxa"/>
                  <w:bottom w:w="20" w:type="dxa"/>
                  <w:right w:w="30" w:type="dxa"/>
                </w:tcMar>
              </w:tcPr>
            </w:tcPrChange>
          </w:tcPr>
          <w:p w14:paraId="222BA114" w14:textId="77777777" w:rsidR="00FA5C19" w:rsidRDefault="006D6C31">
            <w:r>
              <w:rPr>
                <w:rFonts w:ascii="Calibri" w:eastAsia="PMingLiU" w:hAnsi="Calibri" w:cs="Arial"/>
              </w:rPr>
              <w:t>Repricing Tenor</w:t>
            </w:r>
          </w:p>
        </w:tc>
        <w:tc>
          <w:tcPr>
            <w:tcW w:w="0" w:type="auto"/>
            <w:tcMar>
              <w:top w:w="30" w:type="dxa"/>
              <w:left w:w="30" w:type="dxa"/>
              <w:bottom w:w="20" w:type="dxa"/>
              <w:right w:w="30" w:type="dxa"/>
            </w:tcMar>
            <w:tcPrChange w:id="726" w:author="Lo Yuen San, Sandy (non-empl)" w:date="2019-11-21T22:13:00Z">
              <w:tcPr>
                <w:tcW w:w="0" w:type="auto"/>
                <w:tcMar>
                  <w:top w:w="30" w:type="dxa"/>
                  <w:left w:w="30" w:type="dxa"/>
                  <w:bottom w:w="20" w:type="dxa"/>
                  <w:right w:w="30" w:type="dxa"/>
                </w:tcMar>
              </w:tcPr>
            </w:tcPrChange>
          </w:tcPr>
          <w:p w14:paraId="7ECF4937" w14:textId="77777777" w:rsidR="00FA5C19" w:rsidRDefault="00FA5C19"/>
        </w:tc>
      </w:tr>
      <w:tr w:rsidR="00FA5C19" w14:paraId="380E9664" w14:textId="77777777" w:rsidTr="00FA5C19">
        <w:tc>
          <w:tcPr>
            <w:tcW w:w="0" w:type="auto"/>
            <w:tcMar>
              <w:top w:w="30" w:type="dxa"/>
              <w:left w:w="30" w:type="dxa"/>
              <w:bottom w:w="20" w:type="dxa"/>
              <w:right w:w="30" w:type="dxa"/>
            </w:tcMar>
            <w:tcPrChange w:id="727" w:author="Lo Yuen San, Sandy (non-empl)" w:date="2019-11-21T22:13:00Z">
              <w:tcPr>
                <w:tcW w:w="0" w:type="auto"/>
                <w:gridSpan w:val="2"/>
                <w:tcMar>
                  <w:top w:w="30" w:type="dxa"/>
                  <w:left w:w="30" w:type="dxa"/>
                  <w:bottom w:w="20" w:type="dxa"/>
                  <w:right w:w="30" w:type="dxa"/>
                </w:tcMar>
              </w:tcPr>
            </w:tcPrChange>
          </w:tcPr>
          <w:p w14:paraId="2706F208" w14:textId="77777777" w:rsidR="00FA5C19" w:rsidRDefault="006D6C31">
            <w:r>
              <w:rPr>
                <w:rFonts w:ascii="Calibri" w:eastAsia="PMingLiU" w:hAnsi="Calibri" w:cs="Arial"/>
              </w:rPr>
              <w:t>MKT_SPREAD</w:t>
            </w:r>
          </w:p>
        </w:tc>
        <w:tc>
          <w:tcPr>
            <w:tcW w:w="0" w:type="auto"/>
            <w:tcMar>
              <w:top w:w="30" w:type="dxa"/>
              <w:left w:w="30" w:type="dxa"/>
              <w:bottom w:w="20" w:type="dxa"/>
              <w:right w:w="30" w:type="dxa"/>
            </w:tcMar>
            <w:tcPrChange w:id="728" w:author="Lo Yuen San, Sandy (non-empl)" w:date="2019-11-21T22:13:00Z">
              <w:tcPr>
                <w:tcW w:w="0" w:type="auto"/>
                <w:gridSpan w:val="2"/>
                <w:tcMar>
                  <w:top w:w="30" w:type="dxa"/>
                  <w:left w:w="30" w:type="dxa"/>
                  <w:bottom w:w="20" w:type="dxa"/>
                  <w:right w:w="30" w:type="dxa"/>
                </w:tcMar>
              </w:tcPr>
            </w:tcPrChange>
          </w:tcPr>
          <w:p w14:paraId="507FDF11" w14:textId="77777777" w:rsidR="00FA5C19" w:rsidRDefault="006D6C31">
            <w:r>
              <w:rPr>
                <w:rFonts w:ascii="Calibri" w:eastAsia="PMingLiU" w:hAnsi="Calibri" w:cs="Arial"/>
              </w:rPr>
              <w:t>Repricing Spread</w:t>
            </w:r>
          </w:p>
        </w:tc>
        <w:tc>
          <w:tcPr>
            <w:tcW w:w="0" w:type="auto"/>
            <w:tcMar>
              <w:top w:w="30" w:type="dxa"/>
              <w:left w:w="30" w:type="dxa"/>
              <w:bottom w:w="20" w:type="dxa"/>
              <w:right w:w="30" w:type="dxa"/>
            </w:tcMar>
            <w:tcPrChange w:id="729" w:author="Lo Yuen San, Sandy (non-empl)" w:date="2019-11-21T22:13:00Z">
              <w:tcPr>
                <w:tcW w:w="0" w:type="auto"/>
                <w:tcMar>
                  <w:top w:w="30" w:type="dxa"/>
                  <w:left w:w="30" w:type="dxa"/>
                  <w:bottom w:w="20" w:type="dxa"/>
                  <w:right w:w="30" w:type="dxa"/>
                </w:tcMar>
              </w:tcPr>
            </w:tcPrChange>
          </w:tcPr>
          <w:p w14:paraId="549D77ED" w14:textId="77777777" w:rsidR="00FA5C19" w:rsidRDefault="00FA5C19"/>
        </w:tc>
      </w:tr>
      <w:tr w:rsidR="00FA5C19" w14:paraId="786B2016" w14:textId="77777777" w:rsidTr="00FA5C19">
        <w:tc>
          <w:tcPr>
            <w:tcW w:w="0" w:type="auto"/>
            <w:tcMar>
              <w:top w:w="30" w:type="dxa"/>
              <w:left w:w="30" w:type="dxa"/>
              <w:bottom w:w="20" w:type="dxa"/>
              <w:right w:w="30" w:type="dxa"/>
            </w:tcMar>
            <w:tcPrChange w:id="730" w:author="Lo Yuen San, Sandy (non-empl)" w:date="2019-11-21T22:13:00Z">
              <w:tcPr>
                <w:tcW w:w="0" w:type="auto"/>
                <w:gridSpan w:val="2"/>
                <w:tcMar>
                  <w:top w:w="30" w:type="dxa"/>
                  <w:left w:w="30" w:type="dxa"/>
                  <w:bottom w:w="20" w:type="dxa"/>
                  <w:right w:w="30" w:type="dxa"/>
                </w:tcMar>
              </w:tcPr>
            </w:tcPrChange>
          </w:tcPr>
          <w:p w14:paraId="22AC4542" w14:textId="77777777" w:rsidR="00FA5C19" w:rsidRDefault="006D6C31">
            <w:r>
              <w:rPr>
                <w:rFonts w:ascii="Calibri" w:eastAsia="PMingLiU" w:hAnsi="Calibri" w:cs="Arial"/>
              </w:rPr>
              <w:t>MULT_SPREAD</w:t>
            </w:r>
          </w:p>
        </w:tc>
        <w:tc>
          <w:tcPr>
            <w:tcW w:w="0" w:type="auto"/>
            <w:tcMar>
              <w:top w:w="30" w:type="dxa"/>
              <w:left w:w="30" w:type="dxa"/>
              <w:bottom w:w="20" w:type="dxa"/>
              <w:right w:w="30" w:type="dxa"/>
            </w:tcMar>
            <w:tcPrChange w:id="731" w:author="Lo Yuen San, Sandy (non-empl)" w:date="2019-11-21T22:13:00Z">
              <w:tcPr>
                <w:tcW w:w="0" w:type="auto"/>
                <w:gridSpan w:val="2"/>
                <w:tcMar>
                  <w:top w:w="30" w:type="dxa"/>
                  <w:left w:w="30" w:type="dxa"/>
                  <w:bottom w:w="20" w:type="dxa"/>
                  <w:right w:w="30" w:type="dxa"/>
                </w:tcMar>
              </w:tcPr>
            </w:tcPrChange>
          </w:tcPr>
          <w:p w14:paraId="45E9C107" w14:textId="77777777" w:rsidR="00FA5C19" w:rsidRDefault="006D6C31">
            <w:r>
              <w:rPr>
                <w:rFonts w:ascii="Calibri" w:eastAsia="PMingLiU" w:hAnsi="Calibri" w:cs="Arial"/>
              </w:rPr>
              <w:t>Repricing Spread Multiplier</w:t>
            </w:r>
          </w:p>
        </w:tc>
        <w:tc>
          <w:tcPr>
            <w:tcW w:w="0" w:type="auto"/>
            <w:tcMar>
              <w:top w:w="30" w:type="dxa"/>
              <w:left w:w="30" w:type="dxa"/>
              <w:bottom w:w="20" w:type="dxa"/>
              <w:right w:w="30" w:type="dxa"/>
            </w:tcMar>
            <w:tcPrChange w:id="732" w:author="Lo Yuen San, Sandy (non-empl)" w:date="2019-11-21T22:13:00Z">
              <w:tcPr>
                <w:tcW w:w="0" w:type="auto"/>
                <w:tcMar>
                  <w:top w:w="30" w:type="dxa"/>
                  <w:left w:w="30" w:type="dxa"/>
                  <w:bottom w:w="20" w:type="dxa"/>
                  <w:right w:w="30" w:type="dxa"/>
                </w:tcMar>
              </w:tcPr>
            </w:tcPrChange>
          </w:tcPr>
          <w:p w14:paraId="339F1165" w14:textId="77777777" w:rsidR="00FA5C19" w:rsidRDefault="00FA5C19"/>
        </w:tc>
      </w:tr>
      <w:tr w:rsidR="00FA5C19" w14:paraId="7F5CEE3B" w14:textId="77777777" w:rsidTr="00FA5C19">
        <w:tc>
          <w:tcPr>
            <w:tcW w:w="0" w:type="auto"/>
            <w:tcMar>
              <w:top w:w="30" w:type="dxa"/>
              <w:left w:w="30" w:type="dxa"/>
              <w:bottom w:w="20" w:type="dxa"/>
              <w:right w:w="30" w:type="dxa"/>
            </w:tcMar>
            <w:tcPrChange w:id="733" w:author="Lo Yuen San, Sandy (non-empl)" w:date="2019-11-21T22:13:00Z">
              <w:tcPr>
                <w:tcW w:w="0" w:type="auto"/>
                <w:gridSpan w:val="2"/>
                <w:tcMar>
                  <w:top w:w="30" w:type="dxa"/>
                  <w:left w:w="30" w:type="dxa"/>
                  <w:bottom w:w="20" w:type="dxa"/>
                  <w:right w:w="30" w:type="dxa"/>
                </w:tcMar>
              </w:tcPr>
            </w:tcPrChange>
          </w:tcPr>
          <w:p w14:paraId="40BAE860" w14:textId="77777777" w:rsidR="00FA5C19" w:rsidRDefault="006D6C31">
            <w:r>
              <w:rPr>
                <w:rFonts w:ascii="Calibri" w:eastAsia="PMingLiU" w:hAnsi="Calibri" w:cs="Arial"/>
              </w:rPr>
              <w:t>RESET_FREQUENCY</w:t>
            </w:r>
          </w:p>
        </w:tc>
        <w:tc>
          <w:tcPr>
            <w:tcW w:w="0" w:type="auto"/>
            <w:tcMar>
              <w:top w:w="30" w:type="dxa"/>
              <w:left w:w="30" w:type="dxa"/>
              <w:bottom w:w="20" w:type="dxa"/>
              <w:right w:w="30" w:type="dxa"/>
            </w:tcMar>
            <w:tcPrChange w:id="734" w:author="Lo Yuen San, Sandy (non-empl)" w:date="2019-11-21T22:13:00Z">
              <w:tcPr>
                <w:tcW w:w="0" w:type="auto"/>
                <w:gridSpan w:val="2"/>
                <w:tcMar>
                  <w:top w:w="30" w:type="dxa"/>
                  <w:left w:w="30" w:type="dxa"/>
                  <w:bottom w:w="20" w:type="dxa"/>
                  <w:right w:w="30" w:type="dxa"/>
                </w:tcMar>
              </w:tcPr>
            </w:tcPrChange>
          </w:tcPr>
          <w:p w14:paraId="5D71726E" w14:textId="77777777" w:rsidR="00FA5C19" w:rsidRDefault="006D6C31">
            <w:r>
              <w:rPr>
                <w:rFonts w:ascii="Calibri" w:eastAsia="PMingLiU" w:hAnsi="Calibri" w:cs="Arial"/>
              </w:rPr>
              <w:t>Repricing Periodicity</w:t>
            </w:r>
          </w:p>
        </w:tc>
        <w:tc>
          <w:tcPr>
            <w:tcW w:w="0" w:type="auto"/>
            <w:tcMar>
              <w:top w:w="30" w:type="dxa"/>
              <w:left w:w="30" w:type="dxa"/>
              <w:bottom w:w="20" w:type="dxa"/>
              <w:right w:w="30" w:type="dxa"/>
            </w:tcMar>
            <w:tcPrChange w:id="735" w:author="Lo Yuen San, Sandy (non-empl)" w:date="2019-11-21T22:13:00Z">
              <w:tcPr>
                <w:tcW w:w="0" w:type="auto"/>
                <w:tcMar>
                  <w:top w:w="30" w:type="dxa"/>
                  <w:left w:w="30" w:type="dxa"/>
                  <w:bottom w:w="20" w:type="dxa"/>
                  <w:right w:w="30" w:type="dxa"/>
                </w:tcMar>
              </w:tcPr>
            </w:tcPrChange>
          </w:tcPr>
          <w:p w14:paraId="643FD1B5" w14:textId="77777777" w:rsidR="00FA5C19" w:rsidRDefault="00FA5C19"/>
        </w:tc>
      </w:tr>
      <w:tr w:rsidR="005B63E2" w14:paraId="7F09886D" w14:textId="77777777" w:rsidTr="005B63E2">
        <w:trPr>
          <w:del w:id="736" w:author="Lo Yuen San, Sandy (non-empl)" w:date="2019-11-21T22:13:00Z"/>
        </w:trPr>
        <w:tc>
          <w:tcPr>
            <w:tcW w:w="0" w:type="auto"/>
            <w:tcMar>
              <w:top w:w="30" w:type="dxa"/>
              <w:left w:w="30" w:type="dxa"/>
              <w:bottom w:w="20" w:type="dxa"/>
              <w:right w:w="30" w:type="dxa"/>
            </w:tcMar>
          </w:tcPr>
          <w:p w14:paraId="2B2C59B3" w14:textId="77777777" w:rsidR="005B63E2" w:rsidRDefault="00046CA5">
            <w:pPr>
              <w:rPr>
                <w:del w:id="737" w:author="Lo Yuen San, Sandy (non-empl)" w:date="2019-11-21T22:13:00Z"/>
              </w:rPr>
            </w:pPr>
            <w:del w:id="738" w:author="Lo Yuen San, Sandy (non-empl)" w:date="2019-11-21T22:13:00Z">
              <w:r>
                <w:rPr>
                  <w:rFonts w:ascii="Calibri" w:eastAsia="PMingLiU" w:hAnsi="Calibri" w:cs="Arial"/>
                </w:rPr>
                <w:delText>FIXING_RULE</w:delText>
              </w:r>
            </w:del>
          </w:p>
        </w:tc>
        <w:tc>
          <w:tcPr>
            <w:tcW w:w="0" w:type="auto"/>
            <w:tcMar>
              <w:top w:w="30" w:type="dxa"/>
              <w:left w:w="30" w:type="dxa"/>
              <w:bottom w:w="20" w:type="dxa"/>
              <w:right w:w="30" w:type="dxa"/>
            </w:tcMar>
          </w:tcPr>
          <w:p w14:paraId="5F7A0310" w14:textId="77777777" w:rsidR="005B63E2" w:rsidRDefault="00046CA5">
            <w:pPr>
              <w:rPr>
                <w:del w:id="739" w:author="Lo Yuen San, Sandy (non-empl)" w:date="2019-11-21T22:13:00Z"/>
              </w:rPr>
            </w:pPr>
            <w:del w:id="740" w:author="Lo Yuen San, Sandy (non-empl)" w:date="2019-11-21T22:13:00Z">
              <w:r>
                <w:rPr>
                  <w:rFonts w:ascii="Calibri" w:eastAsia="PMingLiU" w:hAnsi="Calibri" w:cs="Arial"/>
                </w:rPr>
                <w:delText>&lt;not shown&gt;</w:delText>
              </w:r>
            </w:del>
          </w:p>
        </w:tc>
        <w:tc>
          <w:tcPr>
            <w:tcW w:w="0" w:type="auto"/>
            <w:tcMar>
              <w:top w:w="30" w:type="dxa"/>
              <w:left w:w="30" w:type="dxa"/>
              <w:bottom w:w="20" w:type="dxa"/>
              <w:right w:w="30" w:type="dxa"/>
            </w:tcMar>
          </w:tcPr>
          <w:p w14:paraId="66D47140" w14:textId="77777777" w:rsidR="005B63E2" w:rsidRDefault="005B63E2">
            <w:pPr>
              <w:rPr>
                <w:del w:id="741" w:author="Lo Yuen San, Sandy (non-empl)" w:date="2019-11-21T22:13:00Z"/>
              </w:rPr>
            </w:pPr>
          </w:p>
        </w:tc>
      </w:tr>
      <w:tr w:rsidR="005B63E2" w14:paraId="31E39966" w14:textId="77777777" w:rsidTr="005B63E2">
        <w:trPr>
          <w:del w:id="742" w:author="Lo Yuen San, Sandy (non-empl)" w:date="2019-11-21T22:13:00Z"/>
        </w:trPr>
        <w:tc>
          <w:tcPr>
            <w:tcW w:w="0" w:type="auto"/>
            <w:tcMar>
              <w:top w:w="30" w:type="dxa"/>
              <w:left w:w="30" w:type="dxa"/>
              <w:bottom w:w="20" w:type="dxa"/>
              <w:right w:w="30" w:type="dxa"/>
            </w:tcMar>
          </w:tcPr>
          <w:p w14:paraId="2BC3B82F" w14:textId="77777777" w:rsidR="005B63E2" w:rsidRDefault="00046CA5">
            <w:pPr>
              <w:rPr>
                <w:del w:id="743" w:author="Lo Yuen San, Sandy (non-empl)" w:date="2019-11-21T22:13:00Z"/>
              </w:rPr>
            </w:pPr>
            <w:del w:id="744" w:author="Lo Yuen San, Sandy (non-empl)" w:date="2019-11-21T22:13:00Z">
              <w:r>
                <w:rPr>
                  <w:rFonts w:ascii="Calibri" w:eastAsia="PMingLiU" w:hAnsi="Calibri" w:cs="Arial"/>
                </w:rPr>
                <w:delText>FIRST_FIXING_DATE</w:delText>
              </w:r>
            </w:del>
          </w:p>
        </w:tc>
        <w:tc>
          <w:tcPr>
            <w:tcW w:w="0" w:type="auto"/>
            <w:tcMar>
              <w:top w:w="30" w:type="dxa"/>
              <w:left w:w="30" w:type="dxa"/>
              <w:bottom w:w="20" w:type="dxa"/>
              <w:right w:w="30" w:type="dxa"/>
            </w:tcMar>
          </w:tcPr>
          <w:p w14:paraId="0E7D9CD9" w14:textId="77777777" w:rsidR="005B63E2" w:rsidRDefault="00046CA5">
            <w:pPr>
              <w:rPr>
                <w:del w:id="745" w:author="Lo Yuen San, Sandy (non-empl)" w:date="2019-11-21T22:13:00Z"/>
              </w:rPr>
            </w:pPr>
            <w:del w:id="746" w:author="Lo Yuen San, Sandy (non-empl)" w:date="2019-11-21T22:13:00Z">
              <w:r>
                <w:rPr>
                  <w:rFonts w:ascii="Calibri" w:eastAsia="PMingLiU" w:hAnsi="Calibri" w:cs="Arial"/>
                </w:rPr>
                <w:delText>First Fixing Date</w:delText>
              </w:r>
            </w:del>
          </w:p>
        </w:tc>
        <w:tc>
          <w:tcPr>
            <w:tcW w:w="0" w:type="auto"/>
            <w:tcMar>
              <w:top w:w="30" w:type="dxa"/>
              <w:left w:w="30" w:type="dxa"/>
              <w:bottom w:w="20" w:type="dxa"/>
              <w:right w:w="30" w:type="dxa"/>
            </w:tcMar>
          </w:tcPr>
          <w:p w14:paraId="03F6E609" w14:textId="77777777" w:rsidR="005B63E2" w:rsidRDefault="005B63E2">
            <w:pPr>
              <w:rPr>
                <w:del w:id="747" w:author="Lo Yuen San, Sandy (non-empl)" w:date="2019-11-21T22:13:00Z"/>
              </w:rPr>
            </w:pPr>
          </w:p>
        </w:tc>
      </w:tr>
      <w:tr w:rsidR="00FA5C19" w14:paraId="16795924" w14:textId="77777777" w:rsidTr="00FA5C19">
        <w:tc>
          <w:tcPr>
            <w:tcW w:w="0" w:type="auto"/>
            <w:tcMar>
              <w:top w:w="30" w:type="dxa"/>
              <w:left w:w="30" w:type="dxa"/>
              <w:bottom w:w="20" w:type="dxa"/>
              <w:right w:w="30" w:type="dxa"/>
            </w:tcMar>
          </w:tcPr>
          <w:p w14:paraId="0380A564" w14:textId="77777777" w:rsidR="00FA5C19" w:rsidRDefault="006D6C31">
            <w:r>
              <w:rPr>
                <w:rFonts w:ascii="Calibri" w:eastAsia="PMingLiU" w:hAnsi="Calibri" w:cs="Arial"/>
              </w:rPr>
              <w:t>DISCOUNT_CURVE_NAME</w:t>
            </w:r>
          </w:p>
        </w:tc>
        <w:tc>
          <w:tcPr>
            <w:tcW w:w="0" w:type="auto"/>
            <w:tcMar>
              <w:top w:w="30" w:type="dxa"/>
              <w:left w:w="30" w:type="dxa"/>
              <w:bottom w:w="20" w:type="dxa"/>
              <w:right w:w="30" w:type="dxa"/>
            </w:tcMar>
          </w:tcPr>
          <w:p w14:paraId="79559DCE" w14:textId="77777777" w:rsidR="00FA5C19" w:rsidRDefault="006D6C31">
            <w:r>
              <w:rPr>
                <w:rFonts w:ascii="Calibri" w:eastAsia="PMingLiU" w:hAnsi="Calibri" w:cs="Arial"/>
              </w:rPr>
              <w:t>&lt;not shown&gt;</w:t>
            </w:r>
          </w:p>
        </w:tc>
        <w:tc>
          <w:tcPr>
            <w:tcW w:w="0" w:type="auto"/>
            <w:tcMar>
              <w:top w:w="30" w:type="dxa"/>
              <w:left w:w="30" w:type="dxa"/>
              <w:bottom w:w="20" w:type="dxa"/>
              <w:right w:w="30" w:type="dxa"/>
            </w:tcMar>
          </w:tcPr>
          <w:p w14:paraId="6493D5AE" w14:textId="77777777" w:rsidR="00FA5C19" w:rsidRDefault="00046CA5">
            <w:del w:id="748" w:author="Lo Yuen San, Sandy (non-empl)" w:date="2019-11-21T22:13:00Z">
              <w:r>
                <w:rPr>
                  <w:rFonts w:ascii="Calibri" w:eastAsia="PMingLiU" w:hAnsi="Calibri" w:cs="Arial"/>
                </w:rPr>
                <w:delText>Send to RCO based on lookup</w:delText>
              </w:r>
            </w:del>
            <w:ins w:id="749" w:author="Lo Yuen San, Sandy (non-empl)" w:date="2019-11-21T22:13:00Z">
              <w:r w:rsidR="006D6C31">
                <w:rPr>
                  <w:rFonts w:ascii="Calibri" w:eastAsia="PMingLiU" w:hAnsi="Calibri" w:cs="Arial"/>
                </w:rPr>
                <w:t>Show list of curves matching the deal currency.</w:t>
              </w:r>
            </w:ins>
          </w:p>
        </w:tc>
      </w:tr>
      <w:tr w:rsidR="00FA5C19" w14:paraId="1CE0C4ED" w14:textId="77777777" w:rsidTr="00FA5C19">
        <w:tc>
          <w:tcPr>
            <w:tcW w:w="0" w:type="auto"/>
            <w:tcMar>
              <w:top w:w="30" w:type="dxa"/>
              <w:left w:w="30" w:type="dxa"/>
              <w:bottom w:w="20" w:type="dxa"/>
              <w:right w:w="30" w:type="dxa"/>
            </w:tcMar>
          </w:tcPr>
          <w:p w14:paraId="485D8741" w14:textId="77777777" w:rsidR="00FA5C19" w:rsidRDefault="006D6C31">
            <w:r>
              <w:rPr>
                <w:rFonts w:ascii="Calibri" w:eastAsia="PMingLiU" w:hAnsi="Calibri" w:cs="Arial"/>
              </w:rPr>
              <w:t>ACCRUAL_BASIS</w:t>
            </w:r>
          </w:p>
        </w:tc>
        <w:tc>
          <w:tcPr>
            <w:tcW w:w="0" w:type="auto"/>
            <w:tcMar>
              <w:top w:w="30" w:type="dxa"/>
              <w:left w:w="30" w:type="dxa"/>
              <w:bottom w:w="20" w:type="dxa"/>
              <w:right w:w="30" w:type="dxa"/>
            </w:tcMar>
          </w:tcPr>
          <w:p w14:paraId="471AA5E6" w14:textId="77777777" w:rsidR="00FA5C19" w:rsidRDefault="006D6C31">
            <w:r>
              <w:rPr>
                <w:rFonts w:ascii="Calibri" w:eastAsia="PMingLiU" w:hAnsi="Calibri" w:cs="Arial"/>
              </w:rPr>
              <w:t>Accrual Basis</w:t>
            </w:r>
          </w:p>
        </w:tc>
        <w:tc>
          <w:tcPr>
            <w:tcW w:w="0" w:type="auto"/>
            <w:tcMar>
              <w:top w:w="30" w:type="dxa"/>
              <w:left w:w="30" w:type="dxa"/>
              <w:bottom w:w="20" w:type="dxa"/>
              <w:right w:w="30" w:type="dxa"/>
            </w:tcMar>
          </w:tcPr>
          <w:p w14:paraId="645B47DD" w14:textId="77777777" w:rsidR="00FA5C19" w:rsidRDefault="006D6C31">
            <w:ins w:id="750" w:author="Lo Yuen San, Sandy (non-empl)" w:date="2019-11-21T22:13:00Z">
              <w:r>
                <w:rPr>
                  <w:rFonts w:ascii="Calibri" w:eastAsia="PMingLiU" w:hAnsi="Calibri" w:cs="Arial"/>
                </w:rPr>
                <w:t>(follow basis currency)</w:t>
              </w:r>
            </w:ins>
          </w:p>
        </w:tc>
      </w:tr>
      <w:tr w:rsidR="00FA5C19" w14:paraId="356C8CA0" w14:textId="77777777" w:rsidTr="00FA5C19">
        <w:tc>
          <w:tcPr>
            <w:tcW w:w="0" w:type="auto"/>
            <w:tcMar>
              <w:top w:w="30" w:type="dxa"/>
              <w:left w:w="30" w:type="dxa"/>
              <w:bottom w:w="20" w:type="dxa"/>
              <w:right w:w="30" w:type="dxa"/>
            </w:tcMar>
            <w:tcPrChange w:id="751" w:author="Lo Yuen San, Sandy (non-empl)" w:date="2019-11-21T22:13:00Z">
              <w:tcPr>
                <w:tcW w:w="0" w:type="auto"/>
                <w:gridSpan w:val="2"/>
                <w:tcMar>
                  <w:top w:w="30" w:type="dxa"/>
                  <w:left w:w="30" w:type="dxa"/>
                  <w:bottom w:w="20" w:type="dxa"/>
                  <w:right w:w="30" w:type="dxa"/>
                </w:tcMar>
              </w:tcPr>
            </w:tcPrChange>
          </w:tcPr>
          <w:p w14:paraId="75EF7131" w14:textId="77777777" w:rsidR="00FA5C19" w:rsidRDefault="006D6C31">
            <w:r>
              <w:rPr>
                <w:rFonts w:ascii="Calibri" w:eastAsia="PMingLiU" w:hAnsi="Calibri" w:cs="Arial"/>
              </w:rPr>
              <w:t>ACCRUALS</w:t>
            </w:r>
          </w:p>
        </w:tc>
        <w:tc>
          <w:tcPr>
            <w:tcW w:w="0" w:type="auto"/>
            <w:tcMar>
              <w:top w:w="30" w:type="dxa"/>
              <w:left w:w="30" w:type="dxa"/>
              <w:bottom w:w="20" w:type="dxa"/>
              <w:right w:w="30" w:type="dxa"/>
            </w:tcMar>
            <w:tcPrChange w:id="752" w:author="Lo Yuen San, Sandy (non-empl)" w:date="2019-11-21T22:13:00Z">
              <w:tcPr>
                <w:tcW w:w="0" w:type="auto"/>
                <w:gridSpan w:val="2"/>
                <w:tcMar>
                  <w:top w:w="30" w:type="dxa"/>
                  <w:left w:w="30" w:type="dxa"/>
                  <w:bottom w:w="20" w:type="dxa"/>
                  <w:right w:w="30" w:type="dxa"/>
                </w:tcMar>
              </w:tcPr>
            </w:tcPrChange>
          </w:tcPr>
          <w:p w14:paraId="7DD64E5F" w14:textId="77777777" w:rsidR="00FA5C19" w:rsidRDefault="006D6C31">
            <w:r>
              <w:rPr>
                <w:rFonts w:ascii="Calibri" w:eastAsia="PMingLiU" w:hAnsi="Calibri" w:cs="Arial"/>
              </w:rPr>
              <w:t>Accruals</w:t>
            </w:r>
          </w:p>
        </w:tc>
        <w:tc>
          <w:tcPr>
            <w:tcW w:w="0" w:type="auto"/>
            <w:tcMar>
              <w:top w:w="30" w:type="dxa"/>
              <w:left w:w="30" w:type="dxa"/>
              <w:bottom w:w="20" w:type="dxa"/>
              <w:right w:w="30" w:type="dxa"/>
            </w:tcMar>
            <w:tcPrChange w:id="753" w:author="Lo Yuen San, Sandy (non-empl)" w:date="2019-11-21T22:13:00Z">
              <w:tcPr>
                <w:tcW w:w="0" w:type="auto"/>
                <w:tcMar>
                  <w:top w:w="30" w:type="dxa"/>
                  <w:left w:w="30" w:type="dxa"/>
                  <w:bottom w:w="20" w:type="dxa"/>
                  <w:right w:w="30" w:type="dxa"/>
                </w:tcMar>
              </w:tcPr>
            </w:tcPrChange>
          </w:tcPr>
          <w:p w14:paraId="2189902B" w14:textId="77777777" w:rsidR="00FA5C19" w:rsidRDefault="00FA5C19"/>
        </w:tc>
      </w:tr>
      <w:tr w:rsidR="00FA5C19" w14:paraId="09E52120" w14:textId="77777777" w:rsidTr="00FA5C19">
        <w:tc>
          <w:tcPr>
            <w:tcW w:w="0" w:type="auto"/>
            <w:tcMar>
              <w:top w:w="30" w:type="dxa"/>
              <w:left w:w="30" w:type="dxa"/>
              <w:bottom w:w="20" w:type="dxa"/>
              <w:right w:w="30" w:type="dxa"/>
            </w:tcMar>
            <w:tcPrChange w:id="754" w:author="Lo Yuen San, Sandy (non-empl)" w:date="2019-11-21T22:13:00Z">
              <w:tcPr>
                <w:tcW w:w="0" w:type="auto"/>
                <w:gridSpan w:val="2"/>
                <w:tcMar>
                  <w:top w:w="30" w:type="dxa"/>
                  <w:left w:w="30" w:type="dxa"/>
                  <w:bottom w:w="20" w:type="dxa"/>
                  <w:right w:w="30" w:type="dxa"/>
                </w:tcMar>
              </w:tcPr>
            </w:tcPrChange>
          </w:tcPr>
          <w:p w14:paraId="205BA926" w14:textId="77777777" w:rsidR="00FA5C19" w:rsidRDefault="006D6C31">
            <w:r>
              <w:rPr>
                <w:rFonts w:ascii="Calibri" w:eastAsia="PMingLiU" w:hAnsi="Calibri" w:cs="Arial"/>
              </w:rPr>
              <w:t>IMPORT_CF</w:t>
            </w:r>
          </w:p>
        </w:tc>
        <w:tc>
          <w:tcPr>
            <w:tcW w:w="0" w:type="auto"/>
            <w:tcMar>
              <w:top w:w="30" w:type="dxa"/>
              <w:left w:w="30" w:type="dxa"/>
              <w:bottom w:w="20" w:type="dxa"/>
              <w:right w:w="30" w:type="dxa"/>
            </w:tcMar>
            <w:tcPrChange w:id="755" w:author="Lo Yuen San, Sandy (non-empl)" w:date="2019-11-21T22:13:00Z">
              <w:tcPr>
                <w:tcW w:w="0" w:type="auto"/>
                <w:gridSpan w:val="2"/>
                <w:tcMar>
                  <w:top w:w="30" w:type="dxa"/>
                  <w:left w:w="30" w:type="dxa"/>
                  <w:bottom w:w="20" w:type="dxa"/>
                  <w:right w:w="30" w:type="dxa"/>
                </w:tcMar>
              </w:tcPr>
            </w:tcPrChange>
          </w:tcPr>
          <w:p w14:paraId="7774D42B" w14:textId="77777777" w:rsidR="00FA5C19" w:rsidRDefault="006D6C31">
            <w:r>
              <w:rPr>
                <w:rFonts w:ascii="Calibri" w:eastAsia="PMingLiU" w:hAnsi="Calibri" w:cs="Arial"/>
              </w:rPr>
              <w:t>Import Cashflows</w:t>
            </w:r>
          </w:p>
        </w:tc>
        <w:tc>
          <w:tcPr>
            <w:tcW w:w="0" w:type="auto"/>
            <w:tcMar>
              <w:top w:w="30" w:type="dxa"/>
              <w:left w:w="30" w:type="dxa"/>
              <w:bottom w:w="20" w:type="dxa"/>
              <w:right w:w="30" w:type="dxa"/>
            </w:tcMar>
            <w:tcPrChange w:id="756" w:author="Lo Yuen San, Sandy (non-empl)" w:date="2019-11-21T22:13:00Z">
              <w:tcPr>
                <w:tcW w:w="0" w:type="auto"/>
                <w:tcMar>
                  <w:top w:w="30" w:type="dxa"/>
                  <w:left w:w="30" w:type="dxa"/>
                  <w:bottom w:w="20" w:type="dxa"/>
                  <w:right w:w="30" w:type="dxa"/>
                </w:tcMar>
              </w:tcPr>
            </w:tcPrChange>
          </w:tcPr>
          <w:p w14:paraId="57FC6CC2" w14:textId="77777777" w:rsidR="00FA5C19" w:rsidRDefault="00FA5C19"/>
        </w:tc>
      </w:tr>
    </w:tbl>
    <w:p w14:paraId="36348984" w14:textId="77777777" w:rsidR="00FA5C19" w:rsidRDefault="006D6C31">
      <w:pPr>
        <w:pStyle w:val="Heading3"/>
      </w:pPr>
      <w:bookmarkStart w:id="757" w:name="_Toc256000013"/>
      <w:bookmarkStart w:id="758" w:name="scroll-bookmark-15"/>
      <w:r>
        <w:t>Security Position</w:t>
      </w:r>
      <w:ins w:id="759" w:author="Lo Yuen San, Sandy (non-empl)" w:date="2019-11-21T22:13:00Z">
        <w:r>
          <w:t xml:space="preserve"> (TBC)</w:t>
        </w:r>
      </w:ins>
      <w:bookmarkEnd w:id="757"/>
      <w:bookmarkEnd w:id="758"/>
    </w:p>
    <w:p w14:paraId="188C4BF8" w14:textId="77777777" w:rsidR="00FA5C19" w:rsidRDefault="00447CFA">
      <w:hyperlink r:id="rId42" w:history="1">
        <w:r w:rsidR="006D6C31">
          <w:rPr>
            <w:rStyle w:val="Hyperlink"/>
          </w:rPr>
          <w:t>SECURITY_POSITION Fields</w:t>
        </w:r>
      </w:hyperlink>
    </w:p>
    <w:tbl>
      <w:tblPr>
        <w:tblStyle w:val="ScrollTableNormal"/>
        <w:tblW w:w="5000" w:type="pct"/>
        <w:tblLook w:val="0020" w:firstRow="1" w:lastRow="0" w:firstColumn="0" w:lastColumn="0" w:noHBand="0" w:noVBand="0"/>
        <w:tblPrChange w:id="760" w:author="Lo Yuen San, Sandy (non-empl)" w:date="2019-11-21T22:13:00Z">
          <w:tblPr>
            <w:tblStyle w:val="ScrollTableNormal"/>
            <w:tblW w:w="5000" w:type="pct"/>
            <w:tblLook w:val="0020" w:firstRow="1" w:lastRow="0" w:firstColumn="0" w:lastColumn="0" w:noHBand="0" w:noVBand="0"/>
          </w:tblPr>
        </w:tblPrChange>
      </w:tblPr>
      <w:tblGrid>
        <w:gridCol w:w="4070"/>
        <w:gridCol w:w="2078"/>
        <w:gridCol w:w="3202"/>
        <w:tblGridChange w:id="761">
          <w:tblGrid>
            <w:gridCol w:w="4070"/>
            <w:gridCol w:w="74"/>
            <w:gridCol w:w="2004"/>
            <w:gridCol w:w="540"/>
            <w:gridCol w:w="2662"/>
          </w:tblGrid>
        </w:tblGridChange>
      </w:tblGrid>
      <w:tr w:rsidR="00FA5C19" w14:paraId="2A42B954"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Change w:id="762" w:author="Lo Yuen San, Sandy (non-empl)" w:date="2019-11-21T22:13:00Z">
              <w:tcPr>
                <w:tcW w:w="0" w:type="auto"/>
                <w:gridSpan w:val="2"/>
                <w:tcMar>
                  <w:top w:w="30" w:type="dxa"/>
                  <w:left w:w="30" w:type="dxa"/>
                  <w:bottom w:w="20" w:type="dxa"/>
                  <w:right w:w="30" w:type="dxa"/>
                </w:tcMar>
              </w:tcPr>
            </w:tcPrChange>
          </w:tcPr>
          <w:p w14:paraId="594B39B7"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RFO Field</w:t>
            </w:r>
          </w:p>
        </w:tc>
        <w:tc>
          <w:tcPr>
            <w:tcW w:w="0" w:type="auto"/>
            <w:tcMar>
              <w:top w:w="30" w:type="dxa"/>
              <w:left w:w="30" w:type="dxa"/>
              <w:bottom w:w="20" w:type="dxa"/>
              <w:right w:w="30" w:type="dxa"/>
            </w:tcMar>
            <w:tcPrChange w:id="763" w:author="Lo Yuen San, Sandy (non-empl)" w:date="2019-11-21T22:13:00Z">
              <w:tcPr>
                <w:tcW w:w="0" w:type="auto"/>
                <w:gridSpan w:val="2"/>
                <w:tcMar>
                  <w:top w:w="30" w:type="dxa"/>
                  <w:left w:w="30" w:type="dxa"/>
                  <w:bottom w:w="20" w:type="dxa"/>
                  <w:right w:w="30" w:type="dxa"/>
                </w:tcMar>
              </w:tcPr>
            </w:tcPrChange>
          </w:tcPr>
          <w:p w14:paraId="35F20C67"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Display Name</w:t>
            </w:r>
          </w:p>
        </w:tc>
        <w:tc>
          <w:tcPr>
            <w:tcW w:w="0" w:type="auto"/>
            <w:tcMar>
              <w:top w:w="30" w:type="dxa"/>
              <w:left w:w="30" w:type="dxa"/>
              <w:bottom w:w="20" w:type="dxa"/>
              <w:right w:w="30" w:type="dxa"/>
            </w:tcMar>
            <w:tcPrChange w:id="764" w:author="Lo Yuen San, Sandy (non-empl)" w:date="2019-11-21T22:13:00Z">
              <w:tcPr>
                <w:tcW w:w="0" w:type="auto"/>
                <w:tcMar>
                  <w:top w:w="30" w:type="dxa"/>
                  <w:left w:w="30" w:type="dxa"/>
                  <w:bottom w:w="20" w:type="dxa"/>
                  <w:right w:w="30" w:type="dxa"/>
                </w:tcMar>
              </w:tcPr>
            </w:tcPrChange>
          </w:tcPr>
          <w:p w14:paraId="21D2ACFA"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Comments</w:t>
            </w:r>
          </w:p>
        </w:tc>
      </w:tr>
      <w:tr w:rsidR="00FA5C19" w14:paraId="14BC5679" w14:textId="77777777" w:rsidTr="00FA5C19">
        <w:tc>
          <w:tcPr>
            <w:tcW w:w="0" w:type="auto"/>
            <w:tcMar>
              <w:top w:w="30" w:type="dxa"/>
              <w:left w:w="30" w:type="dxa"/>
              <w:bottom w:w="20" w:type="dxa"/>
              <w:right w:w="30" w:type="dxa"/>
            </w:tcMar>
            <w:tcPrChange w:id="765" w:author="Lo Yuen San, Sandy (non-empl)" w:date="2019-11-21T22:13:00Z">
              <w:tcPr>
                <w:tcW w:w="0" w:type="auto"/>
                <w:gridSpan w:val="2"/>
                <w:tcMar>
                  <w:top w:w="30" w:type="dxa"/>
                  <w:left w:w="30" w:type="dxa"/>
                  <w:bottom w:w="20" w:type="dxa"/>
                  <w:right w:w="30" w:type="dxa"/>
                </w:tcMar>
              </w:tcPr>
            </w:tcPrChange>
          </w:tcPr>
          <w:p w14:paraId="5CCCA26E" w14:textId="77777777" w:rsidR="00FA5C19" w:rsidRDefault="006D6C31">
            <w:r>
              <w:rPr>
                <w:rFonts w:ascii="Calibri" w:eastAsia="PMingLiU" w:hAnsi="Calibri" w:cs="Arial"/>
              </w:rPr>
              <w:t>SECURITY_POSITION.CONTRACT_REFERENCE</w:t>
            </w:r>
          </w:p>
        </w:tc>
        <w:tc>
          <w:tcPr>
            <w:tcW w:w="0" w:type="auto"/>
            <w:tcMar>
              <w:top w:w="30" w:type="dxa"/>
              <w:left w:w="30" w:type="dxa"/>
              <w:bottom w:w="20" w:type="dxa"/>
              <w:right w:w="30" w:type="dxa"/>
            </w:tcMar>
            <w:tcPrChange w:id="766" w:author="Lo Yuen San, Sandy (non-empl)" w:date="2019-11-21T22:13:00Z">
              <w:tcPr>
                <w:tcW w:w="0" w:type="auto"/>
                <w:gridSpan w:val="2"/>
                <w:tcMar>
                  <w:top w:w="30" w:type="dxa"/>
                  <w:left w:w="30" w:type="dxa"/>
                  <w:bottom w:w="20" w:type="dxa"/>
                  <w:right w:w="30" w:type="dxa"/>
                </w:tcMar>
              </w:tcPr>
            </w:tcPrChange>
          </w:tcPr>
          <w:p w14:paraId="31804AC6" w14:textId="77777777" w:rsidR="00FA5C19" w:rsidRDefault="006D6C31">
            <w:r>
              <w:rPr>
                <w:rFonts w:ascii="Calibri" w:eastAsia="PMingLiU" w:hAnsi="Calibri" w:cs="Arial"/>
              </w:rPr>
              <w:t>Contract Reference</w:t>
            </w:r>
          </w:p>
        </w:tc>
        <w:tc>
          <w:tcPr>
            <w:tcW w:w="0" w:type="auto"/>
            <w:tcMar>
              <w:top w:w="30" w:type="dxa"/>
              <w:left w:w="30" w:type="dxa"/>
              <w:bottom w:w="20" w:type="dxa"/>
              <w:right w:w="30" w:type="dxa"/>
            </w:tcMar>
            <w:tcPrChange w:id="767" w:author="Lo Yuen San, Sandy (non-empl)" w:date="2019-11-21T22:13:00Z">
              <w:tcPr>
                <w:tcW w:w="0" w:type="auto"/>
                <w:tcMar>
                  <w:top w:w="30" w:type="dxa"/>
                  <w:left w:w="30" w:type="dxa"/>
                  <w:bottom w:w="20" w:type="dxa"/>
                  <w:right w:w="30" w:type="dxa"/>
                </w:tcMar>
              </w:tcPr>
            </w:tcPrChange>
          </w:tcPr>
          <w:p w14:paraId="21C16E97" w14:textId="77777777" w:rsidR="00FA5C19" w:rsidRDefault="00FA5C19"/>
        </w:tc>
      </w:tr>
      <w:tr w:rsidR="00FA5C19" w14:paraId="6EDD7ADE" w14:textId="77777777" w:rsidTr="00FA5C19">
        <w:tc>
          <w:tcPr>
            <w:tcW w:w="0" w:type="auto"/>
            <w:tcMar>
              <w:top w:w="30" w:type="dxa"/>
              <w:left w:w="30" w:type="dxa"/>
              <w:bottom w:w="20" w:type="dxa"/>
              <w:right w:w="30" w:type="dxa"/>
            </w:tcMar>
            <w:tcPrChange w:id="768" w:author="Lo Yuen San, Sandy (non-empl)" w:date="2019-11-21T22:13:00Z">
              <w:tcPr>
                <w:tcW w:w="0" w:type="auto"/>
                <w:gridSpan w:val="2"/>
                <w:tcMar>
                  <w:top w:w="30" w:type="dxa"/>
                  <w:left w:w="30" w:type="dxa"/>
                  <w:bottom w:w="20" w:type="dxa"/>
                  <w:right w:w="30" w:type="dxa"/>
                </w:tcMar>
              </w:tcPr>
            </w:tcPrChange>
          </w:tcPr>
          <w:p w14:paraId="184E1B9A" w14:textId="77777777" w:rsidR="00FA5C19" w:rsidRDefault="006D6C31">
            <w:r>
              <w:rPr>
                <w:rFonts w:ascii="Calibri" w:eastAsia="PMingLiU" w:hAnsi="Calibri" w:cs="Arial"/>
              </w:rPr>
              <w:t>SECURITY_POSITION.SECURITY_REFERENCE</w:t>
            </w:r>
          </w:p>
        </w:tc>
        <w:tc>
          <w:tcPr>
            <w:tcW w:w="0" w:type="auto"/>
            <w:tcMar>
              <w:top w:w="30" w:type="dxa"/>
              <w:left w:w="30" w:type="dxa"/>
              <w:bottom w:w="20" w:type="dxa"/>
              <w:right w:w="30" w:type="dxa"/>
            </w:tcMar>
            <w:tcPrChange w:id="769" w:author="Lo Yuen San, Sandy (non-empl)" w:date="2019-11-21T22:13:00Z">
              <w:tcPr>
                <w:tcW w:w="0" w:type="auto"/>
                <w:gridSpan w:val="2"/>
                <w:tcMar>
                  <w:top w:w="30" w:type="dxa"/>
                  <w:left w:w="30" w:type="dxa"/>
                  <w:bottom w:w="20" w:type="dxa"/>
                  <w:right w:w="30" w:type="dxa"/>
                </w:tcMar>
              </w:tcPr>
            </w:tcPrChange>
          </w:tcPr>
          <w:p w14:paraId="0785ACE7" w14:textId="77777777" w:rsidR="00FA5C19" w:rsidRDefault="006D6C31">
            <w:r>
              <w:rPr>
                <w:rFonts w:ascii="Calibri" w:eastAsia="PMingLiU" w:hAnsi="Calibri" w:cs="Arial"/>
              </w:rPr>
              <w:t>Security Reference</w:t>
            </w:r>
          </w:p>
        </w:tc>
        <w:tc>
          <w:tcPr>
            <w:tcW w:w="0" w:type="auto"/>
            <w:tcMar>
              <w:top w:w="30" w:type="dxa"/>
              <w:left w:w="30" w:type="dxa"/>
              <w:bottom w:w="20" w:type="dxa"/>
              <w:right w:w="30" w:type="dxa"/>
            </w:tcMar>
            <w:tcPrChange w:id="770" w:author="Lo Yuen San, Sandy (non-empl)" w:date="2019-11-21T22:13:00Z">
              <w:tcPr>
                <w:tcW w:w="0" w:type="auto"/>
                <w:tcMar>
                  <w:top w:w="30" w:type="dxa"/>
                  <w:left w:w="30" w:type="dxa"/>
                  <w:bottom w:w="20" w:type="dxa"/>
                  <w:right w:w="30" w:type="dxa"/>
                </w:tcMar>
              </w:tcPr>
            </w:tcPrChange>
          </w:tcPr>
          <w:p w14:paraId="2E46D81C" w14:textId="77777777" w:rsidR="00FA5C19" w:rsidRDefault="00FA5C19"/>
        </w:tc>
      </w:tr>
      <w:tr w:rsidR="00FA5C19" w14:paraId="6483A747" w14:textId="77777777" w:rsidTr="00FA5C19">
        <w:tc>
          <w:tcPr>
            <w:tcW w:w="0" w:type="auto"/>
            <w:tcMar>
              <w:top w:w="30" w:type="dxa"/>
              <w:left w:w="30" w:type="dxa"/>
              <w:bottom w:w="20" w:type="dxa"/>
              <w:right w:w="30" w:type="dxa"/>
            </w:tcMar>
            <w:tcPrChange w:id="771" w:author="Lo Yuen San, Sandy (non-empl)" w:date="2019-11-21T22:13:00Z">
              <w:tcPr>
                <w:tcW w:w="0" w:type="auto"/>
                <w:gridSpan w:val="2"/>
                <w:tcMar>
                  <w:top w:w="30" w:type="dxa"/>
                  <w:left w:w="30" w:type="dxa"/>
                  <w:bottom w:w="20" w:type="dxa"/>
                  <w:right w:w="30" w:type="dxa"/>
                </w:tcMar>
              </w:tcPr>
            </w:tcPrChange>
          </w:tcPr>
          <w:p w14:paraId="41BF888A" w14:textId="77777777" w:rsidR="00FA5C19" w:rsidRDefault="006D6C31">
            <w:r>
              <w:rPr>
                <w:rFonts w:ascii="Calibri" w:eastAsia="PMingLiU" w:hAnsi="Calibri" w:cs="Arial"/>
              </w:rPr>
              <w:t>SECURITY_POSITION.CONTRACT_TYPE</w:t>
            </w:r>
          </w:p>
        </w:tc>
        <w:tc>
          <w:tcPr>
            <w:tcW w:w="0" w:type="auto"/>
            <w:tcMar>
              <w:top w:w="30" w:type="dxa"/>
              <w:left w:w="30" w:type="dxa"/>
              <w:bottom w:w="20" w:type="dxa"/>
              <w:right w:w="30" w:type="dxa"/>
            </w:tcMar>
            <w:tcPrChange w:id="772" w:author="Lo Yuen San, Sandy (non-empl)" w:date="2019-11-21T22:13:00Z">
              <w:tcPr>
                <w:tcW w:w="0" w:type="auto"/>
                <w:gridSpan w:val="2"/>
                <w:tcMar>
                  <w:top w:w="30" w:type="dxa"/>
                  <w:left w:w="30" w:type="dxa"/>
                  <w:bottom w:w="20" w:type="dxa"/>
                  <w:right w:w="30" w:type="dxa"/>
                </w:tcMar>
              </w:tcPr>
            </w:tcPrChange>
          </w:tcPr>
          <w:p w14:paraId="6BE5F391" w14:textId="77777777" w:rsidR="00FA5C19" w:rsidRDefault="006D6C31">
            <w:r>
              <w:rPr>
                <w:rFonts w:ascii="Calibri" w:eastAsia="PMingLiU" w:hAnsi="Calibri" w:cs="Arial"/>
              </w:rPr>
              <w:t>Contract Type</w:t>
            </w:r>
          </w:p>
        </w:tc>
        <w:tc>
          <w:tcPr>
            <w:tcW w:w="0" w:type="auto"/>
            <w:tcMar>
              <w:top w:w="30" w:type="dxa"/>
              <w:left w:w="30" w:type="dxa"/>
              <w:bottom w:w="20" w:type="dxa"/>
              <w:right w:w="30" w:type="dxa"/>
            </w:tcMar>
            <w:tcPrChange w:id="773" w:author="Lo Yuen San, Sandy (non-empl)" w:date="2019-11-21T22:13:00Z">
              <w:tcPr>
                <w:tcW w:w="0" w:type="auto"/>
                <w:tcMar>
                  <w:top w:w="30" w:type="dxa"/>
                  <w:left w:w="30" w:type="dxa"/>
                  <w:bottom w:w="20" w:type="dxa"/>
                  <w:right w:w="30" w:type="dxa"/>
                </w:tcMar>
              </w:tcPr>
            </w:tcPrChange>
          </w:tcPr>
          <w:p w14:paraId="6FBDEEEB" w14:textId="77777777" w:rsidR="00FA5C19" w:rsidRDefault="00FA5C19"/>
        </w:tc>
      </w:tr>
      <w:tr w:rsidR="00FA5C19" w14:paraId="4510CDEB" w14:textId="77777777" w:rsidTr="00FA5C19">
        <w:tc>
          <w:tcPr>
            <w:tcW w:w="0" w:type="auto"/>
            <w:tcMar>
              <w:top w:w="30" w:type="dxa"/>
              <w:left w:w="30" w:type="dxa"/>
              <w:bottom w:w="20" w:type="dxa"/>
              <w:right w:w="30" w:type="dxa"/>
            </w:tcMar>
            <w:tcPrChange w:id="774" w:author="Lo Yuen San, Sandy (non-empl)" w:date="2019-11-21T22:13:00Z">
              <w:tcPr>
                <w:tcW w:w="0" w:type="auto"/>
                <w:gridSpan w:val="2"/>
                <w:tcMar>
                  <w:top w:w="30" w:type="dxa"/>
                  <w:left w:w="30" w:type="dxa"/>
                  <w:bottom w:w="20" w:type="dxa"/>
                  <w:right w:w="30" w:type="dxa"/>
                </w:tcMar>
              </w:tcPr>
            </w:tcPrChange>
          </w:tcPr>
          <w:p w14:paraId="29B53D04" w14:textId="77777777" w:rsidR="00FA5C19" w:rsidRDefault="006D6C31">
            <w:r>
              <w:rPr>
                <w:rFonts w:ascii="Calibri" w:eastAsia="PMingLiU" w:hAnsi="Calibri" w:cs="Arial"/>
              </w:rPr>
              <w:t>SECURITY_POSITION.BOOK_CODE</w:t>
            </w:r>
          </w:p>
        </w:tc>
        <w:tc>
          <w:tcPr>
            <w:tcW w:w="0" w:type="auto"/>
            <w:tcMar>
              <w:top w:w="30" w:type="dxa"/>
              <w:left w:w="30" w:type="dxa"/>
              <w:bottom w:w="20" w:type="dxa"/>
              <w:right w:w="30" w:type="dxa"/>
            </w:tcMar>
            <w:tcPrChange w:id="775" w:author="Lo Yuen San, Sandy (non-empl)" w:date="2019-11-21T22:13:00Z">
              <w:tcPr>
                <w:tcW w:w="0" w:type="auto"/>
                <w:gridSpan w:val="2"/>
                <w:tcMar>
                  <w:top w:w="30" w:type="dxa"/>
                  <w:left w:w="30" w:type="dxa"/>
                  <w:bottom w:w="20" w:type="dxa"/>
                  <w:right w:w="30" w:type="dxa"/>
                </w:tcMar>
              </w:tcPr>
            </w:tcPrChange>
          </w:tcPr>
          <w:p w14:paraId="28F27D59" w14:textId="77777777" w:rsidR="00FA5C19" w:rsidRDefault="006D6C31">
            <w:r>
              <w:rPr>
                <w:rFonts w:ascii="Calibri" w:eastAsia="PMingLiU" w:hAnsi="Calibri" w:cs="Arial"/>
              </w:rPr>
              <w:t>Dealbook</w:t>
            </w:r>
          </w:p>
        </w:tc>
        <w:tc>
          <w:tcPr>
            <w:tcW w:w="0" w:type="auto"/>
            <w:tcMar>
              <w:top w:w="30" w:type="dxa"/>
              <w:left w:w="30" w:type="dxa"/>
              <w:bottom w:w="20" w:type="dxa"/>
              <w:right w:w="30" w:type="dxa"/>
            </w:tcMar>
            <w:tcPrChange w:id="776" w:author="Lo Yuen San, Sandy (non-empl)" w:date="2019-11-21T22:13:00Z">
              <w:tcPr>
                <w:tcW w:w="0" w:type="auto"/>
                <w:tcMar>
                  <w:top w:w="30" w:type="dxa"/>
                  <w:left w:w="30" w:type="dxa"/>
                  <w:bottom w:w="20" w:type="dxa"/>
                  <w:right w:w="30" w:type="dxa"/>
                </w:tcMar>
              </w:tcPr>
            </w:tcPrChange>
          </w:tcPr>
          <w:p w14:paraId="79BF9054" w14:textId="77777777" w:rsidR="00FA5C19" w:rsidRDefault="00FA5C19"/>
        </w:tc>
      </w:tr>
      <w:tr w:rsidR="00FA5C19" w14:paraId="30FE3BC8" w14:textId="77777777" w:rsidTr="00FA5C19">
        <w:tc>
          <w:tcPr>
            <w:tcW w:w="0" w:type="auto"/>
            <w:tcMar>
              <w:top w:w="30" w:type="dxa"/>
              <w:left w:w="30" w:type="dxa"/>
              <w:bottom w:w="20" w:type="dxa"/>
              <w:right w:w="30" w:type="dxa"/>
            </w:tcMar>
            <w:tcPrChange w:id="777" w:author="Lo Yuen San, Sandy (non-empl)" w:date="2019-11-21T22:13:00Z">
              <w:tcPr>
                <w:tcW w:w="0" w:type="auto"/>
                <w:gridSpan w:val="2"/>
                <w:tcMar>
                  <w:top w:w="30" w:type="dxa"/>
                  <w:left w:w="30" w:type="dxa"/>
                  <w:bottom w:w="20" w:type="dxa"/>
                  <w:right w:w="30" w:type="dxa"/>
                </w:tcMar>
              </w:tcPr>
            </w:tcPrChange>
          </w:tcPr>
          <w:p w14:paraId="30B87D53" w14:textId="77777777" w:rsidR="00FA5C19" w:rsidRDefault="006D6C31">
            <w:r>
              <w:rPr>
                <w:rFonts w:ascii="Calibri" w:eastAsia="PMingLiU" w:hAnsi="Calibri" w:cs="Arial"/>
              </w:rPr>
              <w:t>SECURITY_POSITION.LONG_SHORT</w:t>
            </w:r>
          </w:p>
        </w:tc>
        <w:tc>
          <w:tcPr>
            <w:tcW w:w="0" w:type="auto"/>
            <w:tcMar>
              <w:top w:w="30" w:type="dxa"/>
              <w:left w:w="30" w:type="dxa"/>
              <w:bottom w:w="20" w:type="dxa"/>
              <w:right w:w="30" w:type="dxa"/>
            </w:tcMar>
            <w:tcPrChange w:id="778" w:author="Lo Yuen San, Sandy (non-empl)" w:date="2019-11-21T22:13:00Z">
              <w:tcPr>
                <w:tcW w:w="0" w:type="auto"/>
                <w:gridSpan w:val="2"/>
                <w:tcMar>
                  <w:top w:w="30" w:type="dxa"/>
                  <w:left w:w="30" w:type="dxa"/>
                  <w:bottom w:w="20" w:type="dxa"/>
                  <w:right w:w="30" w:type="dxa"/>
                </w:tcMar>
              </w:tcPr>
            </w:tcPrChange>
          </w:tcPr>
          <w:p w14:paraId="30ACA189" w14:textId="77777777" w:rsidR="00FA5C19" w:rsidRDefault="006D6C31">
            <w:r>
              <w:rPr>
                <w:rFonts w:ascii="Calibri" w:eastAsia="PMingLiU" w:hAnsi="Calibri" w:cs="Arial"/>
              </w:rPr>
              <w:t>&lt;not shown&gt;</w:t>
            </w:r>
          </w:p>
        </w:tc>
        <w:tc>
          <w:tcPr>
            <w:tcW w:w="0" w:type="auto"/>
            <w:tcMar>
              <w:top w:w="30" w:type="dxa"/>
              <w:left w:w="30" w:type="dxa"/>
              <w:bottom w:w="20" w:type="dxa"/>
              <w:right w:w="30" w:type="dxa"/>
            </w:tcMar>
            <w:tcPrChange w:id="779" w:author="Lo Yuen San, Sandy (non-empl)" w:date="2019-11-21T22:13:00Z">
              <w:tcPr>
                <w:tcW w:w="0" w:type="auto"/>
                <w:tcMar>
                  <w:top w:w="30" w:type="dxa"/>
                  <w:left w:w="30" w:type="dxa"/>
                  <w:bottom w:w="20" w:type="dxa"/>
                  <w:right w:w="30" w:type="dxa"/>
                </w:tcMar>
              </w:tcPr>
            </w:tcPrChange>
          </w:tcPr>
          <w:p w14:paraId="69BDCA13" w14:textId="77777777" w:rsidR="00FA5C19" w:rsidRDefault="006D6C31">
            <w:r>
              <w:rPr>
                <w:rFonts w:ascii="Calibri" w:eastAsia="PMingLiU" w:hAnsi="Calibri" w:cs="Arial"/>
              </w:rPr>
              <w:t>Defaulted to "L".</w:t>
            </w:r>
          </w:p>
        </w:tc>
      </w:tr>
      <w:tr w:rsidR="00FA5C19" w14:paraId="1E31FF24" w14:textId="77777777" w:rsidTr="00FA5C19">
        <w:tc>
          <w:tcPr>
            <w:tcW w:w="0" w:type="auto"/>
            <w:tcMar>
              <w:top w:w="30" w:type="dxa"/>
              <w:left w:w="30" w:type="dxa"/>
              <w:bottom w:w="20" w:type="dxa"/>
              <w:right w:w="30" w:type="dxa"/>
            </w:tcMar>
            <w:tcPrChange w:id="780" w:author="Lo Yuen San, Sandy (non-empl)" w:date="2019-11-21T22:13:00Z">
              <w:tcPr>
                <w:tcW w:w="0" w:type="auto"/>
                <w:gridSpan w:val="2"/>
                <w:tcMar>
                  <w:top w:w="30" w:type="dxa"/>
                  <w:left w:w="30" w:type="dxa"/>
                  <w:bottom w:w="20" w:type="dxa"/>
                  <w:right w:w="30" w:type="dxa"/>
                </w:tcMar>
              </w:tcPr>
            </w:tcPrChange>
          </w:tcPr>
          <w:p w14:paraId="24482B52" w14:textId="77777777" w:rsidR="00FA5C19" w:rsidRDefault="006D6C31">
            <w:r>
              <w:rPr>
                <w:rFonts w:ascii="Calibri" w:eastAsia="PMingLiU" w:hAnsi="Calibri" w:cs="Arial"/>
              </w:rPr>
              <w:t>SECURITY_POSITION.DIM2</w:t>
            </w:r>
          </w:p>
        </w:tc>
        <w:tc>
          <w:tcPr>
            <w:tcW w:w="0" w:type="auto"/>
            <w:tcMar>
              <w:top w:w="30" w:type="dxa"/>
              <w:left w:w="30" w:type="dxa"/>
              <w:bottom w:w="20" w:type="dxa"/>
              <w:right w:w="30" w:type="dxa"/>
            </w:tcMar>
            <w:tcPrChange w:id="781" w:author="Lo Yuen San, Sandy (non-empl)" w:date="2019-11-21T22:13:00Z">
              <w:tcPr>
                <w:tcW w:w="0" w:type="auto"/>
                <w:gridSpan w:val="2"/>
                <w:tcMar>
                  <w:top w:w="30" w:type="dxa"/>
                  <w:left w:w="30" w:type="dxa"/>
                  <w:bottom w:w="20" w:type="dxa"/>
                  <w:right w:w="30" w:type="dxa"/>
                </w:tcMar>
              </w:tcPr>
            </w:tcPrChange>
          </w:tcPr>
          <w:p w14:paraId="7FB29D16" w14:textId="77777777" w:rsidR="00FA5C19" w:rsidRDefault="006D6C31">
            <w:r>
              <w:rPr>
                <w:rFonts w:ascii="Calibri" w:eastAsia="PMingLiU" w:hAnsi="Calibri" w:cs="Arial"/>
              </w:rPr>
              <w:t>Company Code</w:t>
            </w:r>
          </w:p>
        </w:tc>
        <w:tc>
          <w:tcPr>
            <w:tcW w:w="0" w:type="auto"/>
            <w:tcMar>
              <w:top w:w="30" w:type="dxa"/>
              <w:left w:w="30" w:type="dxa"/>
              <w:bottom w:w="20" w:type="dxa"/>
              <w:right w:w="30" w:type="dxa"/>
            </w:tcMar>
            <w:tcPrChange w:id="782" w:author="Lo Yuen San, Sandy (non-empl)" w:date="2019-11-21T22:13:00Z">
              <w:tcPr>
                <w:tcW w:w="0" w:type="auto"/>
                <w:tcMar>
                  <w:top w:w="30" w:type="dxa"/>
                  <w:left w:w="30" w:type="dxa"/>
                  <w:bottom w:w="20" w:type="dxa"/>
                  <w:right w:w="30" w:type="dxa"/>
                </w:tcMar>
              </w:tcPr>
            </w:tcPrChange>
          </w:tcPr>
          <w:p w14:paraId="02414CF5" w14:textId="77777777" w:rsidR="00FA5C19" w:rsidRDefault="00FA5C19"/>
        </w:tc>
      </w:tr>
      <w:tr w:rsidR="00FA5C19" w14:paraId="318B6035" w14:textId="77777777" w:rsidTr="00FA5C19">
        <w:tc>
          <w:tcPr>
            <w:tcW w:w="0" w:type="auto"/>
            <w:tcMar>
              <w:top w:w="30" w:type="dxa"/>
              <w:left w:w="30" w:type="dxa"/>
              <w:bottom w:w="20" w:type="dxa"/>
              <w:right w:w="30" w:type="dxa"/>
            </w:tcMar>
            <w:tcPrChange w:id="783" w:author="Lo Yuen San, Sandy (non-empl)" w:date="2019-11-21T22:13:00Z">
              <w:tcPr>
                <w:tcW w:w="0" w:type="auto"/>
                <w:gridSpan w:val="2"/>
                <w:tcMar>
                  <w:top w:w="30" w:type="dxa"/>
                  <w:left w:w="30" w:type="dxa"/>
                  <w:bottom w:w="20" w:type="dxa"/>
                  <w:right w:w="30" w:type="dxa"/>
                </w:tcMar>
              </w:tcPr>
            </w:tcPrChange>
          </w:tcPr>
          <w:p w14:paraId="7F15BB07" w14:textId="77777777" w:rsidR="00FA5C19" w:rsidRDefault="006D6C31">
            <w:r>
              <w:rPr>
                <w:rFonts w:ascii="Calibri" w:eastAsia="PMingLiU" w:hAnsi="Calibri" w:cs="Arial"/>
              </w:rPr>
              <w:t>SECURITY_POSITION.DIM13</w:t>
            </w:r>
          </w:p>
        </w:tc>
        <w:tc>
          <w:tcPr>
            <w:tcW w:w="0" w:type="auto"/>
            <w:tcMar>
              <w:top w:w="30" w:type="dxa"/>
              <w:left w:w="30" w:type="dxa"/>
              <w:bottom w:w="20" w:type="dxa"/>
              <w:right w:w="30" w:type="dxa"/>
            </w:tcMar>
            <w:tcPrChange w:id="784" w:author="Lo Yuen San, Sandy (non-empl)" w:date="2019-11-21T22:13:00Z">
              <w:tcPr>
                <w:tcW w:w="0" w:type="auto"/>
                <w:gridSpan w:val="2"/>
                <w:tcMar>
                  <w:top w:w="30" w:type="dxa"/>
                  <w:left w:w="30" w:type="dxa"/>
                  <w:bottom w:w="20" w:type="dxa"/>
                  <w:right w:w="30" w:type="dxa"/>
                </w:tcMar>
              </w:tcPr>
            </w:tcPrChange>
          </w:tcPr>
          <w:p w14:paraId="7FB5002A" w14:textId="77777777" w:rsidR="00FA5C19" w:rsidRDefault="006D6C31">
            <w:r>
              <w:rPr>
                <w:rFonts w:ascii="Calibri" w:eastAsia="PMingLiU" w:hAnsi="Calibri" w:cs="Arial"/>
              </w:rPr>
              <w:t>Segment Type</w:t>
            </w:r>
          </w:p>
        </w:tc>
        <w:tc>
          <w:tcPr>
            <w:tcW w:w="0" w:type="auto"/>
            <w:tcMar>
              <w:top w:w="30" w:type="dxa"/>
              <w:left w:w="30" w:type="dxa"/>
              <w:bottom w:w="20" w:type="dxa"/>
              <w:right w:w="30" w:type="dxa"/>
            </w:tcMar>
            <w:tcPrChange w:id="785" w:author="Lo Yuen San, Sandy (non-empl)" w:date="2019-11-21T22:13:00Z">
              <w:tcPr>
                <w:tcW w:w="0" w:type="auto"/>
                <w:tcMar>
                  <w:top w:w="30" w:type="dxa"/>
                  <w:left w:w="30" w:type="dxa"/>
                  <w:bottom w:w="20" w:type="dxa"/>
                  <w:right w:w="30" w:type="dxa"/>
                </w:tcMar>
              </w:tcPr>
            </w:tcPrChange>
          </w:tcPr>
          <w:p w14:paraId="5DD43894" w14:textId="77777777" w:rsidR="00FA5C19" w:rsidRDefault="00FA5C19"/>
        </w:tc>
      </w:tr>
      <w:tr w:rsidR="00FA5C19" w14:paraId="247B7432" w14:textId="77777777" w:rsidTr="00FA5C19">
        <w:tc>
          <w:tcPr>
            <w:tcW w:w="0" w:type="auto"/>
            <w:tcMar>
              <w:top w:w="30" w:type="dxa"/>
              <w:left w:w="30" w:type="dxa"/>
              <w:bottom w:w="20" w:type="dxa"/>
              <w:right w:w="30" w:type="dxa"/>
            </w:tcMar>
            <w:tcPrChange w:id="786" w:author="Lo Yuen San, Sandy (non-empl)" w:date="2019-11-21T22:13:00Z">
              <w:tcPr>
                <w:tcW w:w="0" w:type="auto"/>
                <w:gridSpan w:val="2"/>
                <w:tcMar>
                  <w:top w:w="30" w:type="dxa"/>
                  <w:left w:w="30" w:type="dxa"/>
                  <w:bottom w:w="20" w:type="dxa"/>
                  <w:right w:w="30" w:type="dxa"/>
                </w:tcMar>
              </w:tcPr>
            </w:tcPrChange>
          </w:tcPr>
          <w:p w14:paraId="4AF68DF2" w14:textId="77777777" w:rsidR="00FA5C19" w:rsidRDefault="006D6C31">
            <w:r>
              <w:rPr>
                <w:rFonts w:ascii="Calibri" w:eastAsia="PMingLiU" w:hAnsi="Calibri" w:cs="Arial"/>
              </w:rPr>
              <w:t>SECURITY_POSITION.DIM14</w:t>
            </w:r>
          </w:p>
        </w:tc>
        <w:tc>
          <w:tcPr>
            <w:tcW w:w="0" w:type="auto"/>
            <w:tcMar>
              <w:top w:w="30" w:type="dxa"/>
              <w:left w:w="30" w:type="dxa"/>
              <w:bottom w:w="20" w:type="dxa"/>
              <w:right w:w="30" w:type="dxa"/>
            </w:tcMar>
            <w:tcPrChange w:id="787" w:author="Lo Yuen San, Sandy (non-empl)" w:date="2019-11-21T22:13:00Z">
              <w:tcPr>
                <w:tcW w:w="0" w:type="auto"/>
                <w:gridSpan w:val="2"/>
                <w:tcMar>
                  <w:top w:w="30" w:type="dxa"/>
                  <w:left w:w="30" w:type="dxa"/>
                  <w:bottom w:w="20" w:type="dxa"/>
                  <w:right w:w="30" w:type="dxa"/>
                </w:tcMar>
              </w:tcPr>
            </w:tcPrChange>
          </w:tcPr>
          <w:p w14:paraId="6FB05BB2" w14:textId="77777777" w:rsidR="00FA5C19" w:rsidRDefault="006D6C31">
            <w:r>
              <w:rPr>
                <w:rFonts w:ascii="Calibri" w:eastAsia="PMingLiU" w:hAnsi="Calibri" w:cs="Arial"/>
              </w:rPr>
              <w:t>Current Rating</w:t>
            </w:r>
          </w:p>
        </w:tc>
        <w:tc>
          <w:tcPr>
            <w:tcW w:w="0" w:type="auto"/>
            <w:tcMar>
              <w:top w:w="30" w:type="dxa"/>
              <w:left w:w="30" w:type="dxa"/>
              <w:bottom w:w="20" w:type="dxa"/>
              <w:right w:w="30" w:type="dxa"/>
            </w:tcMar>
            <w:tcPrChange w:id="788" w:author="Lo Yuen San, Sandy (non-empl)" w:date="2019-11-21T22:13:00Z">
              <w:tcPr>
                <w:tcW w:w="0" w:type="auto"/>
                <w:tcMar>
                  <w:top w:w="30" w:type="dxa"/>
                  <w:left w:w="30" w:type="dxa"/>
                  <w:bottom w:w="20" w:type="dxa"/>
                  <w:right w:w="30" w:type="dxa"/>
                </w:tcMar>
              </w:tcPr>
            </w:tcPrChange>
          </w:tcPr>
          <w:p w14:paraId="5BBAB340" w14:textId="77777777" w:rsidR="00FA5C19" w:rsidRDefault="00FA5C19"/>
        </w:tc>
      </w:tr>
      <w:tr w:rsidR="00FA5C19" w14:paraId="7426DB49" w14:textId="77777777" w:rsidTr="00FA5C19">
        <w:tc>
          <w:tcPr>
            <w:tcW w:w="0" w:type="auto"/>
            <w:tcMar>
              <w:top w:w="30" w:type="dxa"/>
              <w:left w:w="30" w:type="dxa"/>
              <w:bottom w:w="20" w:type="dxa"/>
              <w:right w:w="30" w:type="dxa"/>
            </w:tcMar>
            <w:tcPrChange w:id="789" w:author="Lo Yuen San, Sandy (non-empl)" w:date="2019-11-21T22:13:00Z">
              <w:tcPr>
                <w:tcW w:w="0" w:type="auto"/>
                <w:gridSpan w:val="2"/>
                <w:tcMar>
                  <w:top w:w="30" w:type="dxa"/>
                  <w:left w:w="30" w:type="dxa"/>
                  <w:bottom w:w="20" w:type="dxa"/>
                  <w:right w:w="30" w:type="dxa"/>
                </w:tcMar>
              </w:tcPr>
            </w:tcPrChange>
          </w:tcPr>
          <w:p w14:paraId="2F2562C1" w14:textId="77777777" w:rsidR="00FA5C19" w:rsidRDefault="006D6C31">
            <w:r>
              <w:rPr>
                <w:rFonts w:ascii="Calibri" w:eastAsia="PMingLiU" w:hAnsi="Calibri" w:cs="Arial"/>
              </w:rPr>
              <w:t>SECURITY_POSITION.DIM15</w:t>
            </w:r>
          </w:p>
        </w:tc>
        <w:tc>
          <w:tcPr>
            <w:tcW w:w="0" w:type="auto"/>
            <w:tcMar>
              <w:top w:w="30" w:type="dxa"/>
              <w:left w:w="30" w:type="dxa"/>
              <w:bottom w:w="20" w:type="dxa"/>
              <w:right w:w="30" w:type="dxa"/>
            </w:tcMar>
            <w:tcPrChange w:id="790" w:author="Lo Yuen San, Sandy (non-empl)" w:date="2019-11-21T22:13:00Z">
              <w:tcPr>
                <w:tcW w:w="0" w:type="auto"/>
                <w:gridSpan w:val="2"/>
                <w:tcMar>
                  <w:top w:w="30" w:type="dxa"/>
                  <w:left w:w="30" w:type="dxa"/>
                  <w:bottom w:w="20" w:type="dxa"/>
                  <w:right w:w="30" w:type="dxa"/>
                </w:tcMar>
              </w:tcPr>
            </w:tcPrChange>
          </w:tcPr>
          <w:p w14:paraId="484A4F9E" w14:textId="77777777" w:rsidR="00FA5C19" w:rsidRDefault="006D6C31">
            <w:r>
              <w:rPr>
                <w:rFonts w:ascii="Calibri" w:eastAsia="PMingLiU" w:hAnsi="Calibri" w:cs="Arial"/>
              </w:rPr>
              <w:t>Final Rating</w:t>
            </w:r>
          </w:p>
        </w:tc>
        <w:tc>
          <w:tcPr>
            <w:tcW w:w="0" w:type="auto"/>
            <w:tcMar>
              <w:top w:w="30" w:type="dxa"/>
              <w:left w:w="30" w:type="dxa"/>
              <w:bottom w:w="20" w:type="dxa"/>
              <w:right w:w="30" w:type="dxa"/>
            </w:tcMar>
            <w:tcPrChange w:id="791" w:author="Lo Yuen San, Sandy (non-empl)" w:date="2019-11-21T22:13:00Z">
              <w:tcPr>
                <w:tcW w:w="0" w:type="auto"/>
                <w:tcMar>
                  <w:top w:w="30" w:type="dxa"/>
                  <w:left w:w="30" w:type="dxa"/>
                  <w:bottom w:w="20" w:type="dxa"/>
                  <w:right w:w="30" w:type="dxa"/>
                </w:tcMar>
              </w:tcPr>
            </w:tcPrChange>
          </w:tcPr>
          <w:p w14:paraId="65DD4181" w14:textId="77777777" w:rsidR="00FA5C19" w:rsidRDefault="00FA5C19"/>
        </w:tc>
      </w:tr>
      <w:tr w:rsidR="00FA5C19" w14:paraId="7FB1D92E" w14:textId="77777777" w:rsidTr="00FA5C19">
        <w:tc>
          <w:tcPr>
            <w:tcW w:w="0" w:type="auto"/>
            <w:tcMar>
              <w:top w:w="30" w:type="dxa"/>
              <w:left w:w="30" w:type="dxa"/>
              <w:bottom w:w="20" w:type="dxa"/>
              <w:right w:w="30" w:type="dxa"/>
            </w:tcMar>
            <w:tcPrChange w:id="792" w:author="Lo Yuen San, Sandy (non-empl)" w:date="2019-11-21T22:13:00Z">
              <w:tcPr>
                <w:tcW w:w="0" w:type="auto"/>
                <w:gridSpan w:val="2"/>
                <w:tcMar>
                  <w:top w:w="30" w:type="dxa"/>
                  <w:left w:w="30" w:type="dxa"/>
                  <w:bottom w:w="20" w:type="dxa"/>
                  <w:right w:w="30" w:type="dxa"/>
                </w:tcMar>
              </w:tcPr>
            </w:tcPrChange>
          </w:tcPr>
          <w:p w14:paraId="11B76F2A" w14:textId="77777777" w:rsidR="00FA5C19" w:rsidRDefault="006D6C31">
            <w:r>
              <w:rPr>
                <w:rFonts w:ascii="Calibri" w:eastAsia="PMingLiU" w:hAnsi="Calibri" w:cs="Arial"/>
              </w:rPr>
              <w:t>SECURITY_POSITION.DIM20</w:t>
            </w:r>
          </w:p>
        </w:tc>
        <w:tc>
          <w:tcPr>
            <w:tcW w:w="0" w:type="auto"/>
            <w:tcMar>
              <w:top w:w="30" w:type="dxa"/>
              <w:left w:w="30" w:type="dxa"/>
              <w:bottom w:w="20" w:type="dxa"/>
              <w:right w:w="30" w:type="dxa"/>
            </w:tcMar>
            <w:tcPrChange w:id="793" w:author="Lo Yuen San, Sandy (non-empl)" w:date="2019-11-21T22:13:00Z">
              <w:tcPr>
                <w:tcW w:w="0" w:type="auto"/>
                <w:gridSpan w:val="2"/>
                <w:tcMar>
                  <w:top w:w="30" w:type="dxa"/>
                  <w:left w:w="30" w:type="dxa"/>
                  <w:bottom w:w="20" w:type="dxa"/>
                  <w:right w:w="30" w:type="dxa"/>
                </w:tcMar>
              </w:tcPr>
            </w:tcPrChange>
          </w:tcPr>
          <w:p w14:paraId="45306A9C" w14:textId="77777777" w:rsidR="00FA5C19" w:rsidRDefault="006D6C31">
            <w:r>
              <w:rPr>
                <w:rFonts w:ascii="Calibri" w:eastAsia="PMingLiU" w:hAnsi="Calibri" w:cs="Arial"/>
              </w:rPr>
              <w:t>IFRS9 Stage</w:t>
            </w:r>
          </w:p>
        </w:tc>
        <w:tc>
          <w:tcPr>
            <w:tcW w:w="0" w:type="auto"/>
            <w:tcMar>
              <w:top w:w="30" w:type="dxa"/>
              <w:left w:w="30" w:type="dxa"/>
              <w:bottom w:w="20" w:type="dxa"/>
              <w:right w:w="30" w:type="dxa"/>
            </w:tcMar>
            <w:tcPrChange w:id="794" w:author="Lo Yuen San, Sandy (non-empl)" w:date="2019-11-21T22:13:00Z">
              <w:tcPr>
                <w:tcW w:w="0" w:type="auto"/>
                <w:tcMar>
                  <w:top w:w="30" w:type="dxa"/>
                  <w:left w:w="30" w:type="dxa"/>
                  <w:bottom w:w="20" w:type="dxa"/>
                  <w:right w:w="30" w:type="dxa"/>
                </w:tcMar>
              </w:tcPr>
            </w:tcPrChange>
          </w:tcPr>
          <w:p w14:paraId="6D76C008" w14:textId="77777777" w:rsidR="00FA5C19" w:rsidRDefault="00FA5C19"/>
        </w:tc>
      </w:tr>
      <w:tr w:rsidR="00FA5C19" w14:paraId="071BB0FB" w14:textId="77777777" w:rsidTr="00FA5C19">
        <w:tc>
          <w:tcPr>
            <w:tcW w:w="0" w:type="auto"/>
            <w:tcMar>
              <w:top w:w="30" w:type="dxa"/>
              <w:left w:w="30" w:type="dxa"/>
              <w:bottom w:w="20" w:type="dxa"/>
              <w:right w:w="30" w:type="dxa"/>
            </w:tcMar>
            <w:tcPrChange w:id="795" w:author="Lo Yuen San, Sandy (non-empl)" w:date="2019-11-21T22:13:00Z">
              <w:tcPr>
                <w:tcW w:w="0" w:type="auto"/>
                <w:gridSpan w:val="2"/>
                <w:tcMar>
                  <w:top w:w="30" w:type="dxa"/>
                  <w:left w:w="30" w:type="dxa"/>
                  <w:bottom w:w="20" w:type="dxa"/>
                  <w:right w:w="30" w:type="dxa"/>
                </w:tcMar>
              </w:tcPr>
            </w:tcPrChange>
          </w:tcPr>
          <w:p w14:paraId="64E5B7AA" w14:textId="77777777" w:rsidR="00FA5C19" w:rsidRDefault="006D6C31">
            <w:r>
              <w:rPr>
                <w:rFonts w:ascii="Calibri" w:eastAsia="PMingLiU" w:hAnsi="Calibri" w:cs="Arial"/>
              </w:rPr>
              <w:t>SECURITY_POSITION.TRADE_DATE</w:t>
            </w:r>
          </w:p>
        </w:tc>
        <w:tc>
          <w:tcPr>
            <w:tcW w:w="0" w:type="auto"/>
            <w:tcMar>
              <w:top w:w="30" w:type="dxa"/>
              <w:left w:w="30" w:type="dxa"/>
              <w:bottom w:w="20" w:type="dxa"/>
              <w:right w:w="30" w:type="dxa"/>
            </w:tcMar>
            <w:tcPrChange w:id="796" w:author="Lo Yuen San, Sandy (non-empl)" w:date="2019-11-21T22:13:00Z">
              <w:tcPr>
                <w:tcW w:w="0" w:type="auto"/>
                <w:gridSpan w:val="2"/>
                <w:tcMar>
                  <w:top w:w="30" w:type="dxa"/>
                  <w:left w:w="30" w:type="dxa"/>
                  <w:bottom w:w="20" w:type="dxa"/>
                  <w:right w:w="30" w:type="dxa"/>
                </w:tcMar>
              </w:tcPr>
            </w:tcPrChange>
          </w:tcPr>
          <w:p w14:paraId="5BC3DBA2" w14:textId="77777777" w:rsidR="00FA5C19" w:rsidRDefault="006D6C31">
            <w:r>
              <w:rPr>
                <w:rFonts w:ascii="Calibri" w:eastAsia="PMingLiU" w:hAnsi="Calibri" w:cs="Arial"/>
              </w:rPr>
              <w:t>Trade Date</w:t>
            </w:r>
          </w:p>
        </w:tc>
        <w:tc>
          <w:tcPr>
            <w:tcW w:w="0" w:type="auto"/>
            <w:tcMar>
              <w:top w:w="30" w:type="dxa"/>
              <w:left w:w="30" w:type="dxa"/>
              <w:bottom w:w="20" w:type="dxa"/>
              <w:right w:w="30" w:type="dxa"/>
            </w:tcMar>
            <w:tcPrChange w:id="797" w:author="Lo Yuen San, Sandy (non-empl)" w:date="2019-11-21T22:13:00Z">
              <w:tcPr>
                <w:tcW w:w="0" w:type="auto"/>
                <w:tcMar>
                  <w:top w:w="30" w:type="dxa"/>
                  <w:left w:w="30" w:type="dxa"/>
                  <w:bottom w:w="20" w:type="dxa"/>
                  <w:right w:w="30" w:type="dxa"/>
                </w:tcMar>
              </w:tcPr>
            </w:tcPrChange>
          </w:tcPr>
          <w:p w14:paraId="03CDBEC1" w14:textId="77777777" w:rsidR="00FA5C19" w:rsidRDefault="00FA5C19"/>
        </w:tc>
      </w:tr>
      <w:tr w:rsidR="00FA5C19" w14:paraId="23662011" w14:textId="77777777" w:rsidTr="00FA5C19">
        <w:tc>
          <w:tcPr>
            <w:tcW w:w="0" w:type="auto"/>
            <w:tcMar>
              <w:top w:w="30" w:type="dxa"/>
              <w:left w:w="30" w:type="dxa"/>
              <w:bottom w:w="20" w:type="dxa"/>
              <w:right w:w="30" w:type="dxa"/>
            </w:tcMar>
            <w:tcPrChange w:id="798" w:author="Lo Yuen San, Sandy (non-empl)" w:date="2019-11-21T22:13:00Z">
              <w:tcPr>
                <w:tcW w:w="0" w:type="auto"/>
                <w:gridSpan w:val="2"/>
                <w:tcMar>
                  <w:top w:w="30" w:type="dxa"/>
                  <w:left w:w="30" w:type="dxa"/>
                  <w:bottom w:w="20" w:type="dxa"/>
                  <w:right w:w="30" w:type="dxa"/>
                </w:tcMar>
              </w:tcPr>
            </w:tcPrChange>
          </w:tcPr>
          <w:p w14:paraId="4C614FDF" w14:textId="77777777" w:rsidR="00FA5C19" w:rsidRDefault="006D6C31">
            <w:r>
              <w:rPr>
                <w:rFonts w:ascii="Calibri" w:eastAsia="PMingLiU" w:hAnsi="Calibri" w:cs="Arial"/>
              </w:rPr>
              <w:t>SECURITY_POSITION.VALUE_DATE</w:t>
            </w:r>
          </w:p>
        </w:tc>
        <w:tc>
          <w:tcPr>
            <w:tcW w:w="0" w:type="auto"/>
            <w:tcMar>
              <w:top w:w="30" w:type="dxa"/>
              <w:left w:w="30" w:type="dxa"/>
              <w:bottom w:w="20" w:type="dxa"/>
              <w:right w:w="30" w:type="dxa"/>
            </w:tcMar>
            <w:tcPrChange w:id="799" w:author="Lo Yuen San, Sandy (non-empl)" w:date="2019-11-21T22:13:00Z">
              <w:tcPr>
                <w:tcW w:w="0" w:type="auto"/>
                <w:gridSpan w:val="2"/>
                <w:tcMar>
                  <w:top w:w="30" w:type="dxa"/>
                  <w:left w:w="30" w:type="dxa"/>
                  <w:bottom w:w="20" w:type="dxa"/>
                  <w:right w:w="30" w:type="dxa"/>
                </w:tcMar>
              </w:tcPr>
            </w:tcPrChange>
          </w:tcPr>
          <w:p w14:paraId="4C41EAD0" w14:textId="77777777" w:rsidR="00FA5C19" w:rsidRDefault="006D6C31">
            <w:r>
              <w:rPr>
                <w:rFonts w:ascii="Calibri" w:eastAsia="PMingLiU" w:hAnsi="Calibri" w:cs="Arial"/>
              </w:rPr>
              <w:t>Value Date</w:t>
            </w:r>
          </w:p>
        </w:tc>
        <w:tc>
          <w:tcPr>
            <w:tcW w:w="0" w:type="auto"/>
            <w:tcMar>
              <w:top w:w="30" w:type="dxa"/>
              <w:left w:w="30" w:type="dxa"/>
              <w:bottom w:w="20" w:type="dxa"/>
              <w:right w:w="30" w:type="dxa"/>
            </w:tcMar>
            <w:tcPrChange w:id="800" w:author="Lo Yuen San, Sandy (non-empl)" w:date="2019-11-21T22:13:00Z">
              <w:tcPr>
                <w:tcW w:w="0" w:type="auto"/>
                <w:tcMar>
                  <w:top w:w="30" w:type="dxa"/>
                  <w:left w:w="30" w:type="dxa"/>
                  <w:bottom w:w="20" w:type="dxa"/>
                  <w:right w:w="30" w:type="dxa"/>
                </w:tcMar>
              </w:tcPr>
            </w:tcPrChange>
          </w:tcPr>
          <w:p w14:paraId="17DA0E5F" w14:textId="77777777" w:rsidR="00FA5C19" w:rsidRDefault="00FA5C19"/>
        </w:tc>
      </w:tr>
      <w:tr w:rsidR="00FA5C19" w14:paraId="0BCCC1AA" w14:textId="77777777" w:rsidTr="00FA5C19">
        <w:tc>
          <w:tcPr>
            <w:tcW w:w="0" w:type="auto"/>
            <w:tcMar>
              <w:top w:w="30" w:type="dxa"/>
              <w:left w:w="30" w:type="dxa"/>
              <w:bottom w:w="20" w:type="dxa"/>
              <w:right w:w="30" w:type="dxa"/>
            </w:tcMar>
            <w:tcPrChange w:id="801" w:author="Lo Yuen San, Sandy (non-empl)" w:date="2019-11-21T22:13:00Z">
              <w:tcPr>
                <w:tcW w:w="0" w:type="auto"/>
                <w:gridSpan w:val="2"/>
                <w:tcMar>
                  <w:top w:w="30" w:type="dxa"/>
                  <w:left w:w="30" w:type="dxa"/>
                  <w:bottom w:w="20" w:type="dxa"/>
                  <w:right w:w="30" w:type="dxa"/>
                </w:tcMar>
              </w:tcPr>
            </w:tcPrChange>
          </w:tcPr>
          <w:p w14:paraId="1FE8DF94" w14:textId="77777777" w:rsidR="00FA5C19" w:rsidRDefault="006D6C31">
            <w:r>
              <w:rPr>
                <w:rFonts w:ascii="Calibri" w:eastAsia="PMingLiU" w:hAnsi="Calibri" w:cs="Arial"/>
              </w:rPr>
              <w:t>SECURITY_POSITION.NOMINAL</w:t>
            </w:r>
          </w:p>
        </w:tc>
        <w:tc>
          <w:tcPr>
            <w:tcW w:w="0" w:type="auto"/>
            <w:tcMar>
              <w:top w:w="30" w:type="dxa"/>
              <w:left w:w="30" w:type="dxa"/>
              <w:bottom w:w="20" w:type="dxa"/>
              <w:right w:w="30" w:type="dxa"/>
            </w:tcMar>
            <w:tcPrChange w:id="802" w:author="Lo Yuen San, Sandy (non-empl)" w:date="2019-11-21T22:13:00Z">
              <w:tcPr>
                <w:tcW w:w="0" w:type="auto"/>
                <w:gridSpan w:val="2"/>
                <w:tcMar>
                  <w:top w:w="30" w:type="dxa"/>
                  <w:left w:w="30" w:type="dxa"/>
                  <w:bottom w:w="20" w:type="dxa"/>
                  <w:right w:w="30" w:type="dxa"/>
                </w:tcMar>
              </w:tcPr>
            </w:tcPrChange>
          </w:tcPr>
          <w:p w14:paraId="43D5FB78" w14:textId="77777777" w:rsidR="00FA5C19" w:rsidRDefault="006D6C31">
            <w:r>
              <w:rPr>
                <w:rFonts w:ascii="Calibri" w:eastAsia="PMingLiU" w:hAnsi="Calibri" w:cs="Arial"/>
              </w:rPr>
              <w:t>Number of Securities</w:t>
            </w:r>
          </w:p>
        </w:tc>
        <w:tc>
          <w:tcPr>
            <w:tcW w:w="0" w:type="auto"/>
            <w:tcMar>
              <w:top w:w="30" w:type="dxa"/>
              <w:left w:w="30" w:type="dxa"/>
              <w:bottom w:w="20" w:type="dxa"/>
              <w:right w:w="30" w:type="dxa"/>
            </w:tcMar>
            <w:tcPrChange w:id="803" w:author="Lo Yuen San, Sandy (non-empl)" w:date="2019-11-21T22:13:00Z">
              <w:tcPr>
                <w:tcW w:w="0" w:type="auto"/>
                <w:tcMar>
                  <w:top w:w="30" w:type="dxa"/>
                  <w:left w:w="30" w:type="dxa"/>
                  <w:bottom w:w="20" w:type="dxa"/>
                  <w:right w:w="30" w:type="dxa"/>
                </w:tcMar>
              </w:tcPr>
            </w:tcPrChange>
          </w:tcPr>
          <w:p w14:paraId="031D081C" w14:textId="77777777" w:rsidR="00FA5C19" w:rsidRDefault="00FA5C19"/>
        </w:tc>
      </w:tr>
      <w:tr w:rsidR="00FA5C19" w14:paraId="4D267D6D" w14:textId="77777777" w:rsidTr="00FA5C19">
        <w:tc>
          <w:tcPr>
            <w:tcW w:w="0" w:type="auto"/>
            <w:tcMar>
              <w:top w:w="30" w:type="dxa"/>
              <w:left w:w="30" w:type="dxa"/>
              <w:bottom w:w="20" w:type="dxa"/>
              <w:right w:w="30" w:type="dxa"/>
            </w:tcMar>
            <w:tcPrChange w:id="804" w:author="Lo Yuen San, Sandy (non-empl)" w:date="2019-11-21T22:13:00Z">
              <w:tcPr>
                <w:tcW w:w="0" w:type="auto"/>
                <w:gridSpan w:val="2"/>
                <w:tcMar>
                  <w:top w:w="30" w:type="dxa"/>
                  <w:left w:w="30" w:type="dxa"/>
                  <w:bottom w:w="20" w:type="dxa"/>
                  <w:right w:w="30" w:type="dxa"/>
                </w:tcMar>
              </w:tcPr>
            </w:tcPrChange>
          </w:tcPr>
          <w:p w14:paraId="492E3FAC" w14:textId="77777777" w:rsidR="00FA5C19" w:rsidRDefault="006D6C31">
            <w:r>
              <w:rPr>
                <w:rFonts w:ascii="Calibri" w:eastAsia="PMingLiU" w:hAnsi="Calibri" w:cs="Arial"/>
              </w:rPr>
              <w:t>SECURITY.SECURITY_REFERENCE</w:t>
            </w:r>
          </w:p>
        </w:tc>
        <w:tc>
          <w:tcPr>
            <w:tcW w:w="0" w:type="auto"/>
            <w:tcMar>
              <w:top w:w="30" w:type="dxa"/>
              <w:left w:w="30" w:type="dxa"/>
              <w:bottom w:w="20" w:type="dxa"/>
              <w:right w:w="30" w:type="dxa"/>
            </w:tcMar>
            <w:tcPrChange w:id="805" w:author="Lo Yuen San, Sandy (non-empl)" w:date="2019-11-21T22:13:00Z">
              <w:tcPr>
                <w:tcW w:w="0" w:type="auto"/>
                <w:gridSpan w:val="2"/>
                <w:tcMar>
                  <w:top w:w="30" w:type="dxa"/>
                  <w:left w:w="30" w:type="dxa"/>
                  <w:bottom w:w="20" w:type="dxa"/>
                  <w:right w:w="30" w:type="dxa"/>
                </w:tcMar>
              </w:tcPr>
            </w:tcPrChange>
          </w:tcPr>
          <w:p w14:paraId="0E4D7AB3" w14:textId="77777777" w:rsidR="00FA5C19" w:rsidRDefault="006D6C31">
            <w:r>
              <w:rPr>
                <w:rFonts w:ascii="Calibri" w:eastAsia="PMingLiU" w:hAnsi="Calibri" w:cs="Arial"/>
              </w:rPr>
              <w:t>Security Reference</w:t>
            </w:r>
          </w:p>
        </w:tc>
        <w:tc>
          <w:tcPr>
            <w:tcW w:w="0" w:type="auto"/>
            <w:tcMar>
              <w:top w:w="30" w:type="dxa"/>
              <w:left w:w="30" w:type="dxa"/>
              <w:bottom w:w="20" w:type="dxa"/>
              <w:right w:w="30" w:type="dxa"/>
            </w:tcMar>
            <w:tcPrChange w:id="806" w:author="Lo Yuen San, Sandy (non-empl)" w:date="2019-11-21T22:13:00Z">
              <w:tcPr>
                <w:tcW w:w="0" w:type="auto"/>
                <w:tcMar>
                  <w:top w:w="30" w:type="dxa"/>
                  <w:left w:w="30" w:type="dxa"/>
                  <w:bottom w:w="20" w:type="dxa"/>
                  <w:right w:w="30" w:type="dxa"/>
                </w:tcMar>
              </w:tcPr>
            </w:tcPrChange>
          </w:tcPr>
          <w:p w14:paraId="4D68EBAF" w14:textId="77777777" w:rsidR="00FA5C19" w:rsidRDefault="00FA5C19"/>
        </w:tc>
      </w:tr>
      <w:tr w:rsidR="00FA5C19" w14:paraId="555C087A" w14:textId="77777777" w:rsidTr="00FA5C19">
        <w:tc>
          <w:tcPr>
            <w:tcW w:w="0" w:type="auto"/>
            <w:tcMar>
              <w:top w:w="30" w:type="dxa"/>
              <w:left w:w="30" w:type="dxa"/>
              <w:bottom w:w="20" w:type="dxa"/>
              <w:right w:w="30" w:type="dxa"/>
            </w:tcMar>
            <w:tcPrChange w:id="807" w:author="Lo Yuen San, Sandy (non-empl)" w:date="2019-11-21T22:13:00Z">
              <w:tcPr>
                <w:tcW w:w="0" w:type="auto"/>
                <w:gridSpan w:val="2"/>
                <w:tcMar>
                  <w:top w:w="30" w:type="dxa"/>
                  <w:left w:w="30" w:type="dxa"/>
                  <w:bottom w:w="20" w:type="dxa"/>
                  <w:right w:w="30" w:type="dxa"/>
                </w:tcMar>
              </w:tcPr>
            </w:tcPrChange>
          </w:tcPr>
          <w:p w14:paraId="58A6AB2B" w14:textId="77777777" w:rsidR="00FA5C19" w:rsidRDefault="006D6C31">
            <w:r>
              <w:rPr>
                <w:rFonts w:ascii="Calibri" w:eastAsia="PMingLiU" w:hAnsi="Calibri" w:cs="Arial"/>
              </w:rPr>
              <w:t>SECURITY.SECURITY_TYPE</w:t>
            </w:r>
          </w:p>
        </w:tc>
        <w:tc>
          <w:tcPr>
            <w:tcW w:w="0" w:type="auto"/>
            <w:tcMar>
              <w:top w:w="30" w:type="dxa"/>
              <w:left w:w="30" w:type="dxa"/>
              <w:bottom w:w="20" w:type="dxa"/>
              <w:right w:w="30" w:type="dxa"/>
            </w:tcMar>
            <w:tcPrChange w:id="808" w:author="Lo Yuen San, Sandy (non-empl)" w:date="2019-11-21T22:13:00Z">
              <w:tcPr>
                <w:tcW w:w="0" w:type="auto"/>
                <w:gridSpan w:val="2"/>
                <w:tcMar>
                  <w:top w:w="30" w:type="dxa"/>
                  <w:left w:w="30" w:type="dxa"/>
                  <w:bottom w:w="20" w:type="dxa"/>
                  <w:right w:w="30" w:type="dxa"/>
                </w:tcMar>
              </w:tcPr>
            </w:tcPrChange>
          </w:tcPr>
          <w:p w14:paraId="0D017208" w14:textId="77777777" w:rsidR="00FA5C19" w:rsidRDefault="006D6C31">
            <w:r>
              <w:rPr>
                <w:rFonts w:ascii="Calibri" w:eastAsia="PMingLiU" w:hAnsi="Calibri" w:cs="Arial"/>
              </w:rPr>
              <w:t>Security Type</w:t>
            </w:r>
          </w:p>
        </w:tc>
        <w:tc>
          <w:tcPr>
            <w:tcW w:w="0" w:type="auto"/>
            <w:tcMar>
              <w:top w:w="30" w:type="dxa"/>
              <w:left w:w="30" w:type="dxa"/>
              <w:bottom w:w="20" w:type="dxa"/>
              <w:right w:w="30" w:type="dxa"/>
            </w:tcMar>
            <w:tcPrChange w:id="809" w:author="Lo Yuen San, Sandy (non-empl)" w:date="2019-11-21T22:13:00Z">
              <w:tcPr>
                <w:tcW w:w="0" w:type="auto"/>
                <w:tcMar>
                  <w:top w:w="30" w:type="dxa"/>
                  <w:left w:w="30" w:type="dxa"/>
                  <w:bottom w:w="20" w:type="dxa"/>
                  <w:right w:w="30" w:type="dxa"/>
                </w:tcMar>
              </w:tcPr>
            </w:tcPrChange>
          </w:tcPr>
          <w:p w14:paraId="0B80557B" w14:textId="77777777" w:rsidR="00FA5C19" w:rsidRDefault="00FA5C19"/>
        </w:tc>
      </w:tr>
      <w:tr w:rsidR="00FA5C19" w14:paraId="7DF41D5E" w14:textId="77777777" w:rsidTr="00FA5C19">
        <w:tc>
          <w:tcPr>
            <w:tcW w:w="0" w:type="auto"/>
            <w:tcMar>
              <w:top w:w="30" w:type="dxa"/>
              <w:left w:w="30" w:type="dxa"/>
              <w:bottom w:w="20" w:type="dxa"/>
              <w:right w:w="30" w:type="dxa"/>
            </w:tcMar>
            <w:tcPrChange w:id="810" w:author="Lo Yuen San, Sandy (non-empl)" w:date="2019-11-21T22:13:00Z">
              <w:tcPr>
                <w:tcW w:w="0" w:type="auto"/>
                <w:gridSpan w:val="2"/>
                <w:tcMar>
                  <w:top w:w="30" w:type="dxa"/>
                  <w:left w:w="30" w:type="dxa"/>
                  <w:bottom w:w="20" w:type="dxa"/>
                  <w:right w:w="30" w:type="dxa"/>
                </w:tcMar>
              </w:tcPr>
            </w:tcPrChange>
          </w:tcPr>
          <w:p w14:paraId="46BE2462" w14:textId="77777777" w:rsidR="00FA5C19" w:rsidRDefault="006D6C31">
            <w:r>
              <w:rPr>
                <w:rFonts w:ascii="Calibri" w:eastAsia="PMingLiU" w:hAnsi="Calibri" w:cs="Arial"/>
              </w:rPr>
              <w:t>SECURITY.ISSUER_CODE</w:t>
            </w:r>
          </w:p>
        </w:tc>
        <w:tc>
          <w:tcPr>
            <w:tcW w:w="0" w:type="auto"/>
            <w:tcMar>
              <w:top w:w="30" w:type="dxa"/>
              <w:left w:w="30" w:type="dxa"/>
              <w:bottom w:w="20" w:type="dxa"/>
              <w:right w:w="30" w:type="dxa"/>
            </w:tcMar>
            <w:tcPrChange w:id="811" w:author="Lo Yuen San, Sandy (non-empl)" w:date="2019-11-21T22:13:00Z">
              <w:tcPr>
                <w:tcW w:w="0" w:type="auto"/>
                <w:gridSpan w:val="2"/>
                <w:tcMar>
                  <w:top w:w="30" w:type="dxa"/>
                  <w:left w:w="30" w:type="dxa"/>
                  <w:bottom w:w="20" w:type="dxa"/>
                  <w:right w:w="30" w:type="dxa"/>
                </w:tcMar>
              </w:tcPr>
            </w:tcPrChange>
          </w:tcPr>
          <w:p w14:paraId="0786AB4E" w14:textId="77777777" w:rsidR="00FA5C19" w:rsidRDefault="006D6C31">
            <w:r>
              <w:rPr>
                <w:rFonts w:ascii="Calibri" w:eastAsia="PMingLiU" w:hAnsi="Calibri" w:cs="Arial"/>
              </w:rPr>
              <w:t>Issuer Code</w:t>
            </w:r>
          </w:p>
        </w:tc>
        <w:tc>
          <w:tcPr>
            <w:tcW w:w="0" w:type="auto"/>
            <w:tcMar>
              <w:top w:w="30" w:type="dxa"/>
              <w:left w:w="30" w:type="dxa"/>
              <w:bottom w:w="20" w:type="dxa"/>
              <w:right w:w="30" w:type="dxa"/>
            </w:tcMar>
            <w:tcPrChange w:id="812" w:author="Lo Yuen San, Sandy (non-empl)" w:date="2019-11-21T22:13:00Z">
              <w:tcPr>
                <w:tcW w:w="0" w:type="auto"/>
                <w:tcMar>
                  <w:top w:w="30" w:type="dxa"/>
                  <w:left w:w="30" w:type="dxa"/>
                  <w:bottom w:w="20" w:type="dxa"/>
                  <w:right w:w="30" w:type="dxa"/>
                </w:tcMar>
              </w:tcPr>
            </w:tcPrChange>
          </w:tcPr>
          <w:p w14:paraId="546691CC" w14:textId="77777777" w:rsidR="00FA5C19" w:rsidRDefault="00FA5C19"/>
        </w:tc>
      </w:tr>
      <w:tr w:rsidR="00FA5C19" w14:paraId="7FDE7EBE" w14:textId="77777777" w:rsidTr="00FA5C19">
        <w:tc>
          <w:tcPr>
            <w:tcW w:w="0" w:type="auto"/>
            <w:tcMar>
              <w:top w:w="30" w:type="dxa"/>
              <w:left w:w="30" w:type="dxa"/>
              <w:bottom w:w="20" w:type="dxa"/>
              <w:right w:w="30" w:type="dxa"/>
            </w:tcMar>
            <w:tcPrChange w:id="813" w:author="Lo Yuen San, Sandy (non-empl)" w:date="2019-11-21T22:13:00Z">
              <w:tcPr>
                <w:tcW w:w="0" w:type="auto"/>
                <w:gridSpan w:val="2"/>
                <w:tcMar>
                  <w:top w:w="30" w:type="dxa"/>
                  <w:left w:w="30" w:type="dxa"/>
                  <w:bottom w:w="20" w:type="dxa"/>
                  <w:right w:w="30" w:type="dxa"/>
                </w:tcMar>
              </w:tcPr>
            </w:tcPrChange>
          </w:tcPr>
          <w:p w14:paraId="19178C52" w14:textId="77777777" w:rsidR="00FA5C19" w:rsidRDefault="006D6C31">
            <w:r>
              <w:rPr>
                <w:rFonts w:ascii="Calibri" w:eastAsia="PMingLiU" w:hAnsi="Calibri" w:cs="Arial"/>
              </w:rPr>
              <w:t>SECURITY.CURRENCY</w:t>
            </w:r>
          </w:p>
        </w:tc>
        <w:tc>
          <w:tcPr>
            <w:tcW w:w="0" w:type="auto"/>
            <w:tcMar>
              <w:top w:w="30" w:type="dxa"/>
              <w:left w:w="30" w:type="dxa"/>
              <w:bottom w:w="20" w:type="dxa"/>
              <w:right w:w="30" w:type="dxa"/>
            </w:tcMar>
            <w:tcPrChange w:id="814" w:author="Lo Yuen San, Sandy (non-empl)" w:date="2019-11-21T22:13:00Z">
              <w:tcPr>
                <w:tcW w:w="0" w:type="auto"/>
                <w:gridSpan w:val="2"/>
                <w:tcMar>
                  <w:top w:w="30" w:type="dxa"/>
                  <w:left w:w="30" w:type="dxa"/>
                  <w:bottom w:w="20" w:type="dxa"/>
                  <w:right w:w="30" w:type="dxa"/>
                </w:tcMar>
              </w:tcPr>
            </w:tcPrChange>
          </w:tcPr>
          <w:p w14:paraId="376EF24B"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815" w:author="Lo Yuen San, Sandy (non-empl)" w:date="2019-11-21T22:13:00Z">
              <w:tcPr>
                <w:tcW w:w="0" w:type="auto"/>
                <w:tcMar>
                  <w:top w:w="30" w:type="dxa"/>
                  <w:left w:w="30" w:type="dxa"/>
                  <w:bottom w:w="20" w:type="dxa"/>
                  <w:right w:w="30" w:type="dxa"/>
                </w:tcMar>
              </w:tcPr>
            </w:tcPrChange>
          </w:tcPr>
          <w:p w14:paraId="3651EC2E" w14:textId="77777777" w:rsidR="00FA5C19" w:rsidRDefault="00FA5C19"/>
        </w:tc>
      </w:tr>
      <w:tr w:rsidR="00FA5C19" w14:paraId="28210742" w14:textId="77777777" w:rsidTr="00FA5C19">
        <w:tc>
          <w:tcPr>
            <w:tcW w:w="0" w:type="auto"/>
            <w:tcMar>
              <w:top w:w="30" w:type="dxa"/>
              <w:left w:w="30" w:type="dxa"/>
              <w:bottom w:w="20" w:type="dxa"/>
              <w:right w:w="30" w:type="dxa"/>
            </w:tcMar>
            <w:tcPrChange w:id="816" w:author="Lo Yuen San, Sandy (non-empl)" w:date="2019-11-21T22:13:00Z">
              <w:tcPr>
                <w:tcW w:w="0" w:type="auto"/>
                <w:gridSpan w:val="2"/>
                <w:tcMar>
                  <w:top w:w="30" w:type="dxa"/>
                  <w:left w:w="30" w:type="dxa"/>
                  <w:bottom w:w="20" w:type="dxa"/>
                  <w:right w:w="30" w:type="dxa"/>
                </w:tcMar>
              </w:tcPr>
            </w:tcPrChange>
          </w:tcPr>
          <w:p w14:paraId="15B13DA8" w14:textId="77777777" w:rsidR="00FA5C19" w:rsidRDefault="006D6C31">
            <w:r>
              <w:rPr>
                <w:rFonts w:ascii="Calibri" w:eastAsia="PMingLiU" w:hAnsi="Calibri" w:cs="Arial"/>
              </w:rPr>
              <w:t>SECURITY.RATING_AGENCY_CODE</w:t>
            </w:r>
          </w:p>
        </w:tc>
        <w:tc>
          <w:tcPr>
            <w:tcW w:w="0" w:type="auto"/>
            <w:tcMar>
              <w:top w:w="30" w:type="dxa"/>
              <w:left w:w="30" w:type="dxa"/>
              <w:bottom w:w="20" w:type="dxa"/>
              <w:right w:w="30" w:type="dxa"/>
            </w:tcMar>
            <w:tcPrChange w:id="817" w:author="Lo Yuen San, Sandy (non-empl)" w:date="2019-11-21T22:13:00Z">
              <w:tcPr>
                <w:tcW w:w="0" w:type="auto"/>
                <w:gridSpan w:val="2"/>
                <w:tcMar>
                  <w:top w:w="30" w:type="dxa"/>
                  <w:left w:w="30" w:type="dxa"/>
                  <w:bottom w:w="20" w:type="dxa"/>
                  <w:right w:w="30" w:type="dxa"/>
                </w:tcMar>
              </w:tcPr>
            </w:tcPrChange>
          </w:tcPr>
          <w:p w14:paraId="4B97089C" w14:textId="77777777" w:rsidR="00FA5C19" w:rsidRDefault="006D6C31">
            <w:r>
              <w:rPr>
                <w:rFonts w:ascii="Calibri" w:eastAsia="PMingLiU" w:hAnsi="Calibri" w:cs="Arial"/>
              </w:rPr>
              <w:t>Rating Agency</w:t>
            </w:r>
          </w:p>
        </w:tc>
        <w:tc>
          <w:tcPr>
            <w:tcW w:w="0" w:type="auto"/>
            <w:tcMar>
              <w:top w:w="30" w:type="dxa"/>
              <w:left w:w="30" w:type="dxa"/>
              <w:bottom w:w="20" w:type="dxa"/>
              <w:right w:w="30" w:type="dxa"/>
            </w:tcMar>
            <w:tcPrChange w:id="818" w:author="Lo Yuen San, Sandy (non-empl)" w:date="2019-11-21T22:13:00Z">
              <w:tcPr>
                <w:tcW w:w="0" w:type="auto"/>
                <w:tcMar>
                  <w:top w:w="30" w:type="dxa"/>
                  <w:left w:w="30" w:type="dxa"/>
                  <w:bottom w:w="20" w:type="dxa"/>
                  <w:right w:w="30" w:type="dxa"/>
                </w:tcMar>
              </w:tcPr>
            </w:tcPrChange>
          </w:tcPr>
          <w:p w14:paraId="7C321372" w14:textId="77777777" w:rsidR="00FA5C19" w:rsidRDefault="00FA5C19"/>
        </w:tc>
      </w:tr>
      <w:tr w:rsidR="00FA5C19" w14:paraId="0C29E45E" w14:textId="77777777" w:rsidTr="00FA5C19">
        <w:tc>
          <w:tcPr>
            <w:tcW w:w="0" w:type="auto"/>
            <w:tcMar>
              <w:top w:w="30" w:type="dxa"/>
              <w:left w:w="30" w:type="dxa"/>
              <w:bottom w:w="20" w:type="dxa"/>
              <w:right w:w="30" w:type="dxa"/>
            </w:tcMar>
            <w:tcPrChange w:id="819" w:author="Lo Yuen San, Sandy (non-empl)" w:date="2019-11-21T22:13:00Z">
              <w:tcPr>
                <w:tcW w:w="0" w:type="auto"/>
                <w:gridSpan w:val="2"/>
                <w:tcMar>
                  <w:top w:w="30" w:type="dxa"/>
                  <w:left w:w="30" w:type="dxa"/>
                  <w:bottom w:w="20" w:type="dxa"/>
                  <w:right w:w="30" w:type="dxa"/>
                </w:tcMar>
              </w:tcPr>
            </w:tcPrChange>
          </w:tcPr>
          <w:p w14:paraId="162038C9" w14:textId="77777777" w:rsidR="00FA5C19" w:rsidRDefault="006D6C31">
            <w:r>
              <w:rPr>
                <w:rFonts w:ascii="Calibri" w:eastAsia="PMingLiU" w:hAnsi="Calibri" w:cs="Arial"/>
              </w:rPr>
              <w:t>SECURITY.RATING</w:t>
            </w:r>
          </w:p>
        </w:tc>
        <w:tc>
          <w:tcPr>
            <w:tcW w:w="0" w:type="auto"/>
            <w:tcMar>
              <w:top w:w="30" w:type="dxa"/>
              <w:left w:w="30" w:type="dxa"/>
              <w:bottom w:w="20" w:type="dxa"/>
              <w:right w:w="30" w:type="dxa"/>
            </w:tcMar>
            <w:tcPrChange w:id="820" w:author="Lo Yuen San, Sandy (non-empl)" w:date="2019-11-21T22:13:00Z">
              <w:tcPr>
                <w:tcW w:w="0" w:type="auto"/>
                <w:gridSpan w:val="2"/>
                <w:tcMar>
                  <w:top w:w="30" w:type="dxa"/>
                  <w:left w:w="30" w:type="dxa"/>
                  <w:bottom w:w="20" w:type="dxa"/>
                  <w:right w:w="30" w:type="dxa"/>
                </w:tcMar>
              </w:tcPr>
            </w:tcPrChange>
          </w:tcPr>
          <w:p w14:paraId="6D2F2745" w14:textId="77777777" w:rsidR="00FA5C19" w:rsidRDefault="006D6C31">
            <w:r>
              <w:rPr>
                <w:rFonts w:ascii="Calibri" w:eastAsia="PMingLiU" w:hAnsi="Calibri" w:cs="Arial"/>
              </w:rPr>
              <w:t>Rating</w:t>
            </w:r>
          </w:p>
        </w:tc>
        <w:tc>
          <w:tcPr>
            <w:tcW w:w="0" w:type="auto"/>
            <w:tcMar>
              <w:top w:w="30" w:type="dxa"/>
              <w:left w:w="30" w:type="dxa"/>
              <w:bottom w:w="20" w:type="dxa"/>
              <w:right w:w="30" w:type="dxa"/>
            </w:tcMar>
            <w:tcPrChange w:id="821" w:author="Lo Yuen San, Sandy (non-empl)" w:date="2019-11-21T22:13:00Z">
              <w:tcPr>
                <w:tcW w:w="0" w:type="auto"/>
                <w:tcMar>
                  <w:top w:w="30" w:type="dxa"/>
                  <w:left w:w="30" w:type="dxa"/>
                  <w:bottom w:w="20" w:type="dxa"/>
                  <w:right w:w="30" w:type="dxa"/>
                </w:tcMar>
              </w:tcPr>
            </w:tcPrChange>
          </w:tcPr>
          <w:p w14:paraId="4502815F" w14:textId="77777777" w:rsidR="00FA5C19" w:rsidRDefault="00FA5C19"/>
        </w:tc>
      </w:tr>
      <w:tr w:rsidR="00FA5C19" w14:paraId="4A14EF60" w14:textId="77777777" w:rsidTr="00FA5C19">
        <w:tc>
          <w:tcPr>
            <w:tcW w:w="0" w:type="auto"/>
            <w:tcMar>
              <w:top w:w="30" w:type="dxa"/>
              <w:left w:w="30" w:type="dxa"/>
              <w:bottom w:w="20" w:type="dxa"/>
              <w:right w:w="30" w:type="dxa"/>
            </w:tcMar>
            <w:tcPrChange w:id="822" w:author="Lo Yuen San, Sandy (non-empl)" w:date="2019-11-21T22:13:00Z">
              <w:tcPr>
                <w:tcW w:w="0" w:type="auto"/>
                <w:gridSpan w:val="2"/>
                <w:tcMar>
                  <w:top w:w="30" w:type="dxa"/>
                  <w:left w:w="30" w:type="dxa"/>
                  <w:bottom w:w="20" w:type="dxa"/>
                  <w:right w:w="30" w:type="dxa"/>
                </w:tcMar>
              </w:tcPr>
            </w:tcPrChange>
          </w:tcPr>
          <w:p w14:paraId="3E2AAF3C" w14:textId="77777777" w:rsidR="00FA5C19" w:rsidRDefault="006D6C31">
            <w:r>
              <w:rPr>
                <w:rFonts w:ascii="Calibri" w:eastAsia="PMingLiU" w:hAnsi="Calibri" w:cs="Arial"/>
              </w:rPr>
              <w:t>SECURITY.ISSUE_DATE</w:t>
            </w:r>
          </w:p>
        </w:tc>
        <w:tc>
          <w:tcPr>
            <w:tcW w:w="0" w:type="auto"/>
            <w:tcMar>
              <w:top w:w="30" w:type="dxa"/>
              <w:left w:w="30" w:type="dxa"/>
              <w:bottom w:w="20" w:type="dxa"/>
              <w:right w:w="30" w:type="dxa"/>
            </w:tcMar>
            <w:tcPrChange w:id="823" w:author="Lo Yuen San, Sandy (non-empl)" w:date="2019-11-21T22:13:00Z">
              <w:tcPr>
                <w:tcW w:w="0" w:type="auto"/>
                <w:gridSpan w:val="2"/>
                <w:tcMar>
                  <w:top w:w="30" w:type="dxa"/>
                  <w:left w:w="30" w:type="dxa"/>
                  <w:bottom w:w="20" w:type="dxa"/>
                  <w:right w:w="30" w:type="dxa"/>
                </w:tcMar>
              </w:tcPr>
            </w:tcPrChange>
          </w:tcPr>
          <w:p w14:paraId="06915669" w14:textId="77777777" w:rsidR="00FA5C19" w:rsidRDefault="006D6C31">
            <w:r>
              <w:rPr>
                <w:rFonts w:ascii="Calibri" w:eastAsia="PMingLiU" w:hAnsi="Calibri" w:cs="Arial"/>
              </w:rPr>
              <w:t>Issue Date</w:t>
            </w:r>
          </w:p>
        </w:tc>
        <w:tc>
          <w:tcPr>
            <w:tcW w:w="0" w:type="auto"/>
            <w:tcMar>
              <w:top w:w="30" w:type="dxa"/>
              <w:left w:w="30" w:type="dxa"/>
              <w:bottom w:w="20" w:type="dxa"/>
              <w:right w:w="30" w:type="dxa"/>
            </w:tcMar>
            <w:tcPrChange w:id="824" w:author="Lo Yuen San, Sandy (non-empl)" w:date="2019-11-21T22:13:00Z">
              <w:tcPr>
                <w:tcW w:w="0" w:type="auto"/>
                <w:tcMar>
                  <w:top w:w="30" w:type="dxa"/>
                  <w:left w:w="30" w:type="dxa"/>
                  <w:bottom w:w="20" w:type="dxa"/>
                  <w:right w:w="30" w:type="dxa"/>
                </w:tcMar>
              </w:tcPr>
            </w:tcPrChange>
          </w:tcPr>
          <w:p w14:paraId="10ACA3CF" w14:textId="77777777" w:rsidR="00FA5C19" w:rsidRDefault="00FA5C19"/>
        </w:tc>
      </w:tr>
      <w:tr w:rsidR="00FA5C19" w14:paraId="71773875" w14:textId="77777777" w:rsidTr="00FA5C19">
        <w:tc>
          <w:tcPr>
            <w:tcW w:w="0" w:type="auto"/>
            <w:tcMar>
              <w:top w:w="30" w:type="dxa"/>
              <w:left w:w="30" w:type="dxa"/>
              <w:bottom w:w="20" w:type="dxa"/>
              <w:right w:w="30" w:type="dxa"/>
            </w:tcMar>
            <w:tcPrChange w:id="825" w:author="Lo Yuen San, Sandy (non-empl)" w:date="2019-11-21T22:13:00Z">
              <w:tcPr>
                <w:tcW w:w="0" w:type="auto"/>
                <w:gridSpan w:val="2"/>
                <w:tcMar>
                  <w:top w:w="30" w:type="dxa"/>
                  <w:left w:w="30" w:type="dxa"/>
                  <w:bottom w:w="20" w:type="dxa"/>
                  <w:right w:w="30" w:type="dxa"/>
                </w:tcMar>
              </w:tcPr>
            </w:tcPrChange>
          </w:tcPr>
          <w:p w14:paraId="2030120A" w14:textId="77777777" w:rsidR="00FA5C19" w:rsidRDefault="006D6C31">
            <w:r>
              <w:rPr>
                <w:rFonts w:ascii="Calibri" w:eastAsia="PMingLiU" w:hAnsi="Calibri" w:cs="Arial"/>
              </w:rPr>
              <w:t>SECURITY.MATURITY_DATE</w:t>
            </w:r>
          </w:p>
        </w:tc>
        <w:tc>
          <w:tcPr>
            <w:tcW w:w="0" w:type="auto"/>
            <w:tcMar>
              <w:top w:w="30" w:type="dxa"/>
              <w:left w:w="30" w:type="dxa"/>
              <w:bottom w:w="20" w:type="dxa"/>
              <w:right w:w="30" w:type="dxa"/>
            </w:tcMar>
            <w:tcPrChange w:id="826" w:author="Lo Yuen San, Sandy (non-empl)" w:date="2019-11-21T22:13:00Z">
              <w:tcPr>
                <w:tcW w:w="0" w:type="auto"/>
                <w:gridSpan w:val="2"/>
                <w:tcMar>
                  <w:top w:w="30" w:type="dxa"/>
                  <w:left w:w="30" w:type="dxa"/>
                  <w:bottom w:w="20" w:type="dxa"/>
                  <w:right w:w="30" w:type="dxa"/>
                </w:tcMar>
              </w:tcPr>
            </w:tcPrChange>
          </w:tcPr>
          <w:p w14:paraId="6F30CD24" w14:textId="77777777" w:rsidR="00FA5C19" w:rsidRDefault="006D6C31">
            <w:r>
              <w:rPr>
                <w:rFonts w:ascii="Calibri" w:eastAsia="PMingLiU" w:hAnsi="Calibri" w:cs="Arial"/>
              </w:rPr>
              <w:t>Maturity Date</w:t>
            </w:r>
          </w:p>
        </w:tc>
        <w:tc>
          <w:tcPr>
            <w:tcW w:w="0" w:type="auto"/>
            <w:tcMar>
              <w:top w:w="30" w:type="dxa"/>
              <w:left w:w="30" w:type="dxa"/>
              <w:bottom w:w="20" w:type="dxa"/>
              <w:right w:w="30" w:type="dxa"/>
            </w:tcMar>
            <w:tcPrChange w:id="827" w:author="Lo Yuen San, Sandy (non-empl)" w:date="2019-11-21T22:13:00Z">
              <w:tcPr>
                <w:tcW w:w="0" w:type="auto"/>
                <w:tcMar>
                  <w:top w:w="30" w:type="dxa"/>
                  <w:left w:w="30" w:type="dxa"/>
                  <w:bottom w:w="20" w:type="dxa"/>
                  <w:right w:w="30" w:type="dxa"/>
                </w:tcMar>
              </w:tcPr>
            </w:tcPrChange>
          </w:tcPr>
          <w:p w14:paraId="3E3AD12B" w14:textId="77777777" w:rsidR="00FA5C19" w:rsidRDefault="00FA5C19"/>
        </w:tc>
      </w:tr>
      <w:tr w:rsidR="00FA5C19" w14:paraId="70ADB4D0" w14:textId="77777777" w:rsidTr="00FA5C19">
        <w:tc>
          <w:tcPr>
            <w:tcW w:w="0" w:type="auto"/>
            <w:tcMar>
              <w:top w:w="30" w:type="dxa"/>
              <w:left w:w="30" w:type="dxa"/>
              <w:bottom w:w="20" w:type="dxa"/>
              <w:right w:w="30" w:type="dxa"/>
            </w:tcMar>
            <w:tcPrChange w:id="828" w:author="Lo Yuen San, Sandy (non-empl)" w:date="2019-11-21T22:13:00Z">
              <w:tcPr>
                <w:tcW w:w="0" w:type="auto"/>
                <w:gridSpan w:val="2"/>
                <w:tcMar>
                  <w:top w:w="30" w:type="dxa"/>
                  <w:left w:w="30" w:type="dxa"/>
                  <w:bottom w:w="20" w:type="dxa"/>
                  <w:right w:w="30" w:type="dxa"/>
                </w:tcMar>
              </w:tcPr>
            </w:tcPrChange>
          </w:tcPr>
          <w:p w14:paraId="05BDD88B" w14:textId="77777777" w:rsidR="00FA5C19" w:rsidRDefault="006D6C31">
            <w:r>
              <w:rPr>
                <w:rFonts w:ascii="Calibri" w:eastAsia="PMingLiU" w:hAnsi="Calibri" w:cs="Arial"/>
              </w:rPr>
              <w:t>SECURITY.PRICE_INDICATOR</w:t>
            </w:r>
          </w:p>
        </w:tc>
        <w:tc>
          <w:tcPr>
            <w:tcW w:w="0" w:type="auto"/>
            <w:tcMar>
              <w:top w:w="30" w:type="dxa"/>
              <w:left w:w="30" w:type="dxa"/>
              <w:bottom w:w="20" w:type="dxa"/>
              <w:right w:w="30" w:type="dxa"/>
            </w:tcMar>
            <w:tcPrChange w:id="829" w:author="Lo Yuen San, Sandy (non-empl)" w:date="2019-11-21T22:13:00Z">
              <w:tcPr>
                <w:tcW w:w="0" w:type="auto"/>
                <w:gridSpan w:val="2"/>
                <w:tcMar>
                  <w:top w:w="30" w:type="dxa"/>
                  <w:left w:w="30" w:type="dxa"/>
                  <w:bottom w:w="20" w:type="dxa"/>
                  <w:right w:w="30" w:type="dxa"/>
                </w:tcMar>
              </w:tcPr>
            </w:tcPrChange>
          </w:tcPr>
          <w:p w14:paraId="5F28FFAC" w14:textId="77777777" w:rsidR="00FA5C19" w:rsidRDefault="006D6C31">
            <w:r>
              <w:rPr>
                <w:rFonts w:ascii="Calibri" w:eastAsia="PMingLiU" w:hAnsi="Calibri" w:cs="Arial"/>
              </w:rPr>
              <w:t>Price Indicator</w:t>
            </w:r>
          </w:p>
        </w:tc>
        <w:tc>
          <w:tcPr>
            <w:tcW w:w="0" w:type="auto"/>
            <w:tcMar>
              <w:top w:w="30" w:type="dxa"/>
              <w:left w:w="30" w:type="dxa"/>
              <w:bottom w:w="20" w:type="dxa"/>
              <w:right w:w="30" w:type="dxa"/>
            </w:tcMar>
            <w:tcPrChange w:id="830" w:author="Lo Yuen San, Sandy (non-empl)" w:date="2019-11-21T22:13:00Z">
              <w:tcPr>
                <w:tcW w:w="0" w:type="auto"/>
                <w:tcMar>
                  <w:top w:w="30" w:type="dxa"/>
                  <w:left w:w="30" w:type="dxa"/>
                  <w:bottom w:w="20" w:type="dxa"/>
                  <w:right w:w="30" w:type="dxa"/>
                </w:tcMar>
              </w:tcPr>
            </w:tcPrChange>
          </w:tcPr>
          <w:p w14:paraId="42E545A5" w14:textId="77777777" w:rsidR="00FA5C19" w:rsidRDefault="00FA5C19"/>
        </w:tc>
      </w:tr>
      <w:tr w:rsidR="00FA5C19" w14:paraId="42D856F2" w14:textId="77777777" w:rsidTr="00FA5C19">
        <w:tc>
          <w:tcPr>
            <w:tcW w:w="0" w:type="auto"/>
            <w:tcMar>
              <w:top w:w="30" w:type="dxa"/>
              <w:left w:w="30" w:type="dxa"/>
              <w:bottom w:w="20" w:type="dxa"/>
              <w:right w:w="30" w:type="dxa"/>
            </w:tcMar>
            <w:tcPrChange w:id="831" w:author="Lo Yuen San, Sandy (non-empl)" w:date="2019-11-21T22:13:00Z">
              <w:tcPr>
                <w:tcW w:w="0" w:type="auto"/>
                <w:gridSpan w:val="2"/>
                <w:tcMar>
                  <w:top w:w="30" w:type="dxa"/>
                  <w:left w:w="30" w:type="dxa"/>
                  <w:bottom w:w="20" w:type="dxa"/>
                  <w:right w:w="30" w:type="dxa"/>
                </w:tcMar>
              </w:tcPr>
            </w:tcPrChange>
          </w:tcPr>
          <w:p w14:paraId="52FE82A7" w14:textId="77777777" w:rsidR="00FA5C19" w:rsidRDefault="006D6C31">
            <w:r>
              <w:rPr>
                <w:rFonts w:ascii="Calibri" w:eastAsia="PMingLiU" w:hAnsi="Calibri" w:cs="Arial"/>
              </w:rPr>
              <w:t>SECURITY.BID_PRICE</w:t>
            </w:r>
          </w:p>
        </w:tc>
        <w:tc>
          <w:tcPr>
            <w:tcW w:w="0" w:type="auto"/>
            <w:tcMar>
              <w:top w:w="30" w:type="dxa"/>
              <w:left w:w="30" w:type="dxa"/>
              <w:bottom w:w="20" w:type="dxa"/>
              <w:right w:w="30" w:type="dxa"/>
            </w:tcMar>
            <w:tcPrChange w:id="832" w:author="Lo Yuen San, Sandy (non-empl)" w:date="2019-11-21T22:13:00Z">
              <w:tcPr>
                <w:tcW w:w="0" w:type="auto"/>
                <w:gridSpan w:val="2"/>
                <w:tcMar>
                  <w:top w:w="30" w:type="dxa"/>
                  <w:left w:w="30" w:type="dxa"/>
                  <w:bottom w:w="20" w:type="dxa"/>
                  <w:right w:w="30" w:type="dxa"/>
                </w:tcMar>
              </w:tcPr>
            </w:tcPrChange>
          </w:tcPr>
          <w:p w14:paraId="08E71A83" w14:textId="77777777" w:rsidR="00FA5C19" w:rsidRDefault="006D6C31">
            <w:r>
              <w:rPr>
                <w:rFonts w:ascii="Calibri" w:eastAsia="PMingLiU" w:hAnsi="Calibri" w:cs="Arial"/>
              </w:rPr>
              <w:t>Bid Price</w:t>
            </w:r>
          </w:p>
        </w:tc>
        <w:tc>
          <w:tcPr>
            <w:tcW w:w="0" w:type="auto"/>
            <w:tcMar>
              <w:top w:w="30" w:type="dxa"/>
              <w:left w:w="30" w:type="dxa"/>
              <w:bottom w:w="20" w:type="dxa"/>
              <w:right w:w="30" w:type="dxa"/>
            </w:tcMar>
            <w:tcPrChange w:id="833" w:author="Lo Yuen San, Sandy (non-empl)" w:date="2019-11-21T22:13:00Z">
              <w:tcPr>
                <w:tcW w:w="0" w:type="auto"/>
                <w:tcMar>
                  <w:top w:w="30" w:type="dxa"/>
                  <w:left w:w="30" w:type="dxa"/>
                  <w:bottom w:w="20" w:type="dxa"/>
                  <w:right w:w="30" w:type="dxa"/>
                </w:tcMar>
              </w:tcPr>
            </w:tcPrChange>
          </w:tcPr>
          <w:p w14:paraId="24F0BEE6" w14:textId="77777777" w:rsidR="00FA5C19" w:rsidRDefault="00FA5C19"/>
        </w:tc>
      </w:tr>
      <w:tr w:rsidR="00FA5C19" w14:paraId="2D784A72" w14:textId="77777777" w:rsidTr="00FA5C19">
        <w:tc>
          <w:tcPr>
            <w:tcW w:w="0" w:type="auto"/>
            <w:tcMar>
              <w:top w:w="30" w:type="dxa"/>
              <w:left w:w="30" w:type="dxa"/>
              <w:bottom w:w="20" w:type="dxa"/>
              <w:right w:w="30" w:type="dxa"/>
            </w:tcMar>
            <w:tcPrChange w:id="834" w:author="Lo Yuen San, Sandy (non-empl)" w:date="2019-11-21T22:13:00Z">
              <w:tcPr>
                <w:tcW w:w="0" w:type="auto"/>
                <w:gridSpan w:val="2"/>
                <w:tcMar>
                  <w:top w:w="30" w:type="dxa"/>
                  <w:left w:w="30" w:type="dxa"/>
                  <w:bottom w:w="20" w:type="dxa"/>
                  <w:right w:w="30" w:type="dxa"/>
                </w:tcMar>
              </w:tcPr>
            </w:tcPrChange>
          </w:tcPr>
          <w:p w14:paraId="008C5025" w14:textId="77777777" w:rsidR="00FA5C19" w:rsidRDefault="006D6C31">
            <w:r>
              <w:rPr>
                <w:rFonts w:ascii="Calibri" w:eastAsia="PMingLiU" w:hAnsi="Calibri" w:cs="Arial"/>
              </w:rPr>
              <w:t>SECURITY.OFFER_PRICE</w:t>
            </w:r>
          </w:p>
        </w:tc>
        <w:tc>
          <w:tcPr>
            <w:tcW w:w="0" w:type="auto"/>
            <w:tcMar>
              <w:top w:w="30" w:type="dxa"/>
              <w:left w:w="30" w:type="dxa"/>
              <w:bottom w:w="20" w:type="dxa"/>
              <w:right w:w="30" w:type="dxa"/>
            </w:tcMar>
            <w:tcPrChange w:id="835" w:author="Lo Yuen San, Sandy (non-empl)" w:date="2019-11-21T22:13:00Z">
              <w:tcPr>
                <w:tcW w:w="0" w:type="auto"/>
                <w:gridSpan w:val="2"/>
                <w:tcMar>
                  <w:top w:w="30" w:type="dxa"/>
                  <w:left w:w="30" w:type="dxa"/>
                  <w:bottom w:w="20" w:type="dxa"/>
                  <w:right w:w="30" w:type="dxa"/>
                </w:tcMar>
              </w:tcPr>
            </w:tcPrChange>
          </w:tcPr>
          <w:p w14:paraId="21EB40D5" w14:textId="77777777" w:rsidR="00FA5C19" w:rsidRDefault="006D6C31">
            <w:r>
              <w:rPr>
                <w:rFonts w:ascii="Calibri" w:eastAsia="PMingLiU" w:hAnsi="Calibri" w:cs="Arial"/>
              </w:rPr>
              <w:t>Offer Price</w:t>
            </w:r>
          </w:p>
        </w:tc>
        <w:tc>
          <w:tcPr>
            <w:tcW w:w="0" w:type="auto"/>
            <w:tcMar>
              <w:top w:w="30" w:type="dxa"/>
              <w:left w:w="30" w:type="dxa"/>
              <w:bottom w:w="20" w:type="dxa"/>
              <w:right w:w="30" w:type="dxa"/>
            </w:tcMar>
            <w:tcPrChange w:id="836" w:author="Lo Yuen San, Sandy (non-empl)" w:date="2019-11-21T22:13:00Z">
              <w:tcPr>
                <w:tcW w:w="0" w:type="auto"/>
                <w:tcMar>
                  <w:top w:w="30" w:type="dxa"/>
                  <w:left w:w="30" w:type="dxa"/>
                  <w:bottom w:w="20" w:type="dxa"/>
                  <w:right w:w="30" w:type="dxa"/>
                </w:tcMar>
              </w:tcPr>
            </w:tcPrChange>
          </w:tcPr>
          <w:p w14:paraId="5922F75B" w14:textId="77777777" w:rsidR="00FA5C19" w:rsidRDefault="00FA5C19"/>
        </w:tc>
      </w:tr>
      <w:tr w:rsidR="00FA5C19" w14:paraId="47E0BB45" w14:textId="77777777" w:rsidTr="00FA5C19">
        <w:tc>
          <w:tcPr>
            <w:tcW w:w="0" w:type="auto"/>
            <w:tcMar>
              <w:top w:w="30" w:type="dxa"/>
              <w:left w:w="30" w:type="dxa"/>
              <w:bottom w:w="20" w:type="dxa"/>
              <w:right w:w="30" w:type="dxa"/>
            </w:tcMar>
            <w:tcPrChange w:id="837" w:author="Lo Yuen San, Sandy (non-empl)" w:date="2019-11-21T22:13:00Z">
              <w:tcPr>
                <w:tcW w:w="0" w:type="auto"/>
                <w:gridSpan w:val="2"/>
                <w:tcMar>
                  <w:top w:w="30" w:type="dxa"/>
                  <w:left w:w="30" w:type="dxa"/>
                  <w:bottom w:w="20" w:type="dxa"/>
                  <w:right w:w="30" w:type="dxa"/>
                </w:tcMar>
              </w:tcPr>
            </w:tcPrChange>
          </w:tcPr>
          <w:p w14:paraId="7ACCB441" w14:textId="77777777" w:rsidR="00FA5C19" w:rsidRDefault="006D6C31">
            <w:r>
              <w:rPr>
                <w:rFonts w:ascii="Calibri" w:eastAsia="PMingLiU" w:hAnsi="Calibri" w:cs="Arial"/>
              </w:rPr>
              <w:t>SECURITY.UNITY_NOMINAL</w:t>
            </w:r>
          </w:p>
        </w:tc>
        <w:tc>
          <w:tcPr>
            <w:tcW w:w="0" w:type="auto"/>
            <w:tcMar>
              <w:top w:w="30" w:type="dxa"/>
              <w:left w:w="30" w:type="dxa"/>
              <w:bottom w:w="20" w:type="dxa"/>
              <w:right w:w="30" w:type="dxa"/>
            </w:tcMar>
            <w:tcPrChange w:id="838" w:author="Lo Yuen San, Sandy (non-empl)" w:date="2019-11-21T22:13:00Z">
              <w:tcPr>
                <w:tcW w:w="0" w:type="auto"/>
                <w:gridSpan w:val="2"/>
                <w:tcMar>
                  <w:top w:w="30" w:type="dxa"/>
                  <w:left w:w="30" w:type="dxa"/>
                  <w:bottom w:w="20" w:type="dxa"/>
                  <w:right w:w="30" w:type="dxa"/>
                </w:tcMar>
              </w:tcPr>
            </w:tcPrChange>
          </w:tcPr>
          <w:p w14:paraId="1A2C0E56" w14:textId="77777777" w:rsidR="00FA5C19" w:rsidRDefault="006D6C31">
            <w:r>
              <w:rPr>
                <w:rFonts w:ascii="Calibri" w:eastAsia="PMingLiU" w:hAnsi="Calibri" w:cs="Arial"/>
              </w:rPr>
              <w:t>Unity Nominal</w:t>
            </w:r>
          </w:p>
        </w:tc>
        <w:tc>
          <w:tcPr>
            <w:tcW w:w="0" w:type="auto"/>
            <w:tcMar>
              <w:top w:w="30" w:type="dxa"/>
              <w:left w:w="30" w:type="dxa"/>
              <w:bottom w:w="20" w:type="dxa"/>
              <w:right w:w="30" w:type="dxa"/>
            </w:tcMar>
            <w:tcPrChange w:id="839" w:author="Lo Yuen San, Sandy (non-empl)" w:date="2019-11-21T22:13:00Z">
              <w:tcPr>
                <w:tcW w:w="0" w:type="auto"/>
                <w:tcMar>
                  <w:top w:w="30" w:type="dxa"/>
                  <w:left w:w="30" w:type="dxa"/>
                  <w:bottom w:w="20" w:type="dxa"/>
                  <w:right w:w="30" w:type="dxa"/>
                </w:tcMar>
              </w:tcPr>
            </w:tcPrChange>
          </w:tcPr>
          <w:p w14:paraId="272EC24D" w14:textId="77777777" w:rsidR="00FA5C19" w:rsidRDefault="00FA5C19"/>
        </w:tc>
      </w:tr>
      <w:tr w:rsidR="00FA5C19" w14:paraId="7A844066" w14:textId="77777777" w:rsidTr="00FA5C19">
        <w:tc>
          <w:tcPr>
            <w:tcW w:w="0" w:type="auto"/>
            <w:tcMar>
              <w:top w:w="30" w:type="dxa"/>
              <w:left w:w="30" w:type="dxa"/>
              <w:bottom w:w="20" w:type="dxa"/>
              <w:right w:w="30" w:type="dxa"/>
            </w:tcMar>
            <w:tcPrChange w:id="840" w:author="Lo Yuen San, Sandy (non-empl)" w:date="2019-11-21T22:13:00Z">
              <w:tcPr>
                <w:tcW w:w="0" w:type="auto"/>
                <w:gridSpan w:val="2"/>
                <w:tcMar>
                  <w:top w:w="30" w:type="dxa"/>
                  <w:left w:w="30" w:type="dxa"/>
                  <w:bottom w:w="20" w:type="dxa"/>
                  <w:right w:w="30" w:type="dxa"/>
                </w:tcMar>
              </w:tcPr>
            </w:tcPrChange>
          </w:tcPr>
          <w:p w14:paraId="137D21DB" w14:textId="77777777" w:rsidR="00FA5C19" w:rsidRDefault="006D6C31">
            <w:r>
              <w:rPr>
                <w:rFonts w:ascii="Calibri" w:eastAsia="PMingLiU" w:hAnsi="Calibri" w:cs="Arial"/>
              </w:rPr>
              <w:t>SECURITY.RATE_TYPE</w:t>
            </w:r>
          </w:p>
        </w:tc>
        <w:tc>
          <w:tcPr>
            <w:tcW w:w="0" w:type="auto"/>
            <w:tcMar>
              <w:top w:w="30" w:type="dxa"/>
              <w:left w:w="30" w:type="dxa"/>
              <w:bottom w:w="20" w:type="dxa"/>
              <w:right w:w="30" w:type="dxa"/>
            </w:tcMar>
            <w:tcPrChange w:id="841" w:author="Lo Yuen San, Sandy (non-empl)" w:date="2019-11-21T22:13:00Z">
              <w:tcPr>
                <w:tcW w:w="0" w:type="auto"/>
                <w:gridSpan w:val="2"/>
                <w:tcMar>
                  <w:top w:w="30" w:type="dxa"/>
                  <w:left w:w="30" w:type="dxa"/>
                  <w:bottom w:w="20" w:type="dxa"/>
                  <w:right w:w="30" w:type="dxa"/>
                </w:tcMar>
              </w:tcPr>
            </w:tcPrChange>
          </w:tcPr>
          <w:p w14:paraId="42889597" w14:textId="77777777" w:rsidR="00FA5C19" w:rsidRDefault="006D6C31">
            <w:r>
              <w:rPr>
                <w:rFonts w:ascii="Calibri" w:eastAsia="PMingLiU" w:hAnsi="Calibri" w:cs="Arial"/>
              </w:rPr>
              <w:t>Interest Rate Type</w:t>
            </w:r>
          </w:p>
        </w:tc>
        <w:tc>
          <w:tcPr>
            <w:tcW w:w="0" w:type="auto"/>
            <w:tcMar>
              <w:top w:w="30" w:type="dxa"/>
              <w:left w:w="30" w:type="dxa"/>
              <w:bottom w:w="20" w:type="dxa"/>
              <w:right w:w="30" w:type="dxa"/>
            </w:tcMar>
            <w:tcPrChange w:id="842" w:author="Lo Yuen San, Sandy (non-empl)" w:date="2019-11-21T22:13:00Z">
              <w:tcPr>
                <w:tcW w:w="0" w:type="auto"/>
                <w:tcMar>
                  <w:top w:w="30" w:type="dxa"/>
                  <w:left w:w="30" w:type="dxa"/>
                  <w:bottom w:w="20" w:type="dxa"/>
                  <w:right w:w="30" w:type="dxa"/>
                </w:tcMar>
              </w:tcPr>
            </w:tcPrChange>
          </w:tcPr>
          <w:p w14:paraId="0CDFA331" w14:textId="77777777" w:rsidR="00FA5C19" w:rsidRDefault="00FA5C19"/>
        </w:tc>
      </w:tr>
      <w:tr w:rsidR="00FA5C19" w14:paraId="39EA5D54" w14:textId="77777777" w:rsidTr="00FA5C19">
        <w:tc>
          <w:tcPr>
            <w:tcW w:w="0" w:type="auto"/>
            <w:tcMar>
              <w:top w:w="30" w:type="dxa"/>
              <w:left w:w="30" w:type="dxa"/>
              <w:bottom w:w="20" w:type="dxa"/>
              <w:right w:w="30" w:type="dxa"/>
            </w:tcMar>
            <w:tcPrChange w:id="843" w:author="Lo Yuen San, Sandy (non-empl)" w:date="2019-11-21T22:13:00Z">
              <w:tcPr>
                <w:tcW w:w="0" w:type="auto"/>
                <w:gridSpan w:val="2"/>
                <w:tcMar>
                  <w:top w:w="30" w:type="dxa"/>
                  <w:left w:w="30" w:type="dxa"/>
                  <w:bottom w:w="20" w:type="dxa"/>
                  <w:right w:w="30" w:type="dxa"/>
                </w:tcMar>
              </w:tcPr>
            </w:tcPrChange>
          </w:tcPr>
          <w:p w14:paraId="3EA792B3" w14:textId="77777777" w:rsidR="00FA5C19" w:rsidRDefault="006D6C31">
            <w:r>
              <w:rPr>
                <w:rFonts w:ascii="Calibri" w:eastAsia="PMingLiU" w:hAnsi="Calibri" w:cs="Arial"/>
              </w:rPr>
              <w:t>SECURITY.COUPON_PERIODICITY</w:t>
            </w:r>
          </w:p>
        </w:tc>
        <w:tc>
          <w:tcPr>
            <w:tcW w:w="0" w:type="auto"/>
            <w:tcMar>
              <w:top w:w="30" w:type="dxa"/>
              <w:left w:w="30" w:type="dxa"/>
              <w:bottom w:w="20" w:type="dxa"/>
              <w:right w:w="30" w:type="dxa"/>
            </w:tcMar>
            <w:tcPrChange w:id="844" w:author="Lo Yuen San, Sandy (non-empl)" w:date="2019-11-21T22:13:00Z">
              <w:tcPr>
                <w:tcW w:w="0" w:type="auto"/>
                <w:gridSpan w:val="2"/>
                <w:tcMar>
                  <w:top w:w="30" w:type="dxa"/>
                  <w:left w:w="30" w:type="dxa"/>
                  <w:bottom w:w="20" w:type="dxa"/>
                  <w:right w:w="30" w:type="dxa"/>
                </w:tcMar>
              </w:tcPr>
            </w:tcPrChange>
          </w:tcPr>
          <w:p w14:paraId="3DB3AA6E" w14:textId="77777777" w:rsidR="00FA5C19" w:rsidRDefault="006D6C31">
            <w:r>
              <w:rPr>
                <w:rFonts w:ascii="Calibri" w:eastAsia="PMingLiU" w:hAnsi="Calibri" w:cs="Arial"/>
              </w:rPr>
              <w:t>Interest Periodicity</w:t>
            </w:r>
          </w:p>
        </w:tc>
        <w:tc>
          <w:tcPr>
            <w:tcW w:w="0" w:type="auto"/>
            <w:tcMar>
              <w:top w:w="30" w:type="dxa"/>
              <w:left w:w="30" w:type="dxa"/>
              <w:bottom w:w="20" w:type="dxa"/>
              <w:right w:w="30" w:type="dxa"/>
            </w:tcMar>
            <w:tcPrChange w:id="845" w:author="Lo Yuen San, Sandy (non-empl)" w:date="2019-11-21T22:13:00Z">
              <w:tcPr>
                <w:tcW w:w="0" w:type="auto"/>
                <w:tcMar>
                  <w:top w:w="30" w:type="dxa"/>
                  <w:left w:w="30" w:type="dxa"/>
                  <w:bottom w:w="20" w:type="dxa"/>
                  <w:right w:w="30" w:type="dxa"/>
                </w:tcMar>
              </w:tcPr>
            </w:tcPrChange>
          </w:tcPr>
          <w:p w14:paraId="309E09CA" w14:textId="77777777" w:rsidR="00FA5C19" w:rsidRDefault="00FA5C19"/>
        </w:tc>
      </w:tr>
      <w:tr w:rsidR="00FA5C19" w14:paraId="50D88A28" w14:textId="77777777" w:rsidTr="00FA5C19">
        <w:tc>
          <w:tcPr>
            <w:tcW w:w="0" w:type="auto"/>
            <w:tcMar>
              <w:top w:w="30" w:type="dxa"/>
              <w:left w:w="30" w:type="dxa"/>
              <w:bottom w:w="20" w:type="dxa"/>
              <w:right w:w="30" w:type="dxa"/>
            </w:tcMar>
            <w:tcPrChange w:id="846" w:author="Lo Yuen San, Sandy (non-empl)" w:date="2019-11-21T22:13:00Z">
              <w:tcPr>
                <w:tcW w:w="0" w:type="auto"/>
                <w:gridSpan w:val="2"/>
                <w:tcMar>
                  <w:top w:w="30" w:type="dxa"/>
                  <w:left w:w="30" w:type="dxa"/>
                  <w:bottom w:w="20" w:type="dxa"/>
                  <w:right w:w="30" w:type="dxa"/>
                </w:tcMar>
              </w:tcPr>
            </w:tcPrChange>
          </w:tcPr>
          <w:p w14:paraId="6F0B3C46" w14:textId="77777777" w:rsidR="00FA5C19" w:rsidRDefault="006D6C31">
            <w:r>
              <w:rPr>
                <w:rFonts w:ascii="Calibri" w:eastAsia="PMingLiU" w:hAnsi="Calibri" w:cs="Arial"/>
              </w:rPr>
              <w:t>SECURITY.RATE_VALUE</w:t>
            </w:r>
          </w:p>
        </w:tc>
        <w:tc>
          <w:tcPr>
            <w:tcW w:w="0" w:type="auto"/>
            <w:tcMar>
              <w:top w:w="30" w:type="dxa"/>
              <w:left w:w="30" w:type="dxa"/>
              <w:bottom w:w="20" w:type="dxa"/>
              <w:right w:w="30" w:type="dxa"/>
            </w:tcMar>
            <w:tcPrChange w:id="847" w:author="Lo Yuen San, Sandy (non-empl)" w:date="2019-11-21T22:13:00Z">
              <w:tcPr>
                <w:tcW w:w="0" w:type="auto"/>
                <w:gridSpan w:val="2"/>
                <w:tcMar>
                  <w:top w:w="30" w:type="dxa"/>
                  <w:left w:w="30" w:type="dxa"/>
                  <w:bottom w:w="20" w:type="dxa"/>
                  <w:right w:w="30" w:type="dxa"/>
                </w:tcMar>
              </w:tcPr>
            </w:tcPrChange>
          </w:tcPr>
          <w:p w14:paraId="1D1444B0" w14:textId="77777777" w:rsidR="00FA5C19" w:rsidRDefault="006D6C31">
            <w:r>
              <w:rPr>
                <w:rFonts w:ascii="Calibri" w:eastAsia="PMingLiU" w:hAnsi="Calibri" w:cs="Arial"/>
              </w:rPr>
              <w:t>Interest Rate Value</w:t>
            </w:r>
          </w:p>
        </w:tc>
        <w:tc>
          <w:tcPr>
            <w:tcW w:w="0" w:type="auto"/>
            <w:tcMar>
              <w:top w:w="30" w:type="dxa"/>
              <w:left w:w="30" w:type="dxa"/>
              <w:bottom w:w="20" w:type="dxa"/>
              <w:right w:w="30" w:type="dxa"/>
            </w:tcMar>
            <w:tcPrChange w:id="848" w:author="Lo Yuen San, Sandy (non-empl)" w:date="2019-11-21T22:13:00Z">
              <w:tcPr>
                <w:tcW w:w="0" w:type="auto"/>
                <w:tcMar>
                  <w:top w:w="30" w:type="dxa"/>
                  <w:left w:w="30" w:type="dxa"/>
                  <w:bottom w:w="20" w:type="dxa"/>
                  <w:right w:w="30" w:type="dxa"/>
                </w:tcMar>
              </w:tcPr>
            </w:tcPrChange>
          </w:tcPr>
          <w:p w14:paraId="2D9BE623" w14:textId="77777777" w:rsidR="00FA5C19" w:rsidRDefault="00FA5C19"/>
        </w:tc>
      </w:tr>
      <w:tr w:rsidR="00FA5C19" w14:paraId="64D891C7" w14:textId="77777777" w:rsidTr="00FA5C19">
        <w:tc>
          <w:tcPr>
            <w:tcW w:w="0" w:type="auto"/>
            <w:tcMar>
              <w:top w:w="30" w:type="dxa"/>
              <w:left w:w="30" w:type="dxa"/>
              <w:bottom w:w="20" w:type="dxa"/>
              <w:right w:w="30" w:type="dxa"/>
            </w:tcMar>
          </w:tcPr>
          <w:p w14:paraId="1E38F846" w14:textId="77777777" w:rsidR="00FA5C19" w:rsidRDefault="006D6C31">
            <w:r>
              <w:rPr>
                <w:rFonts w:ascii="Calibri" w:eastAsia="PMingLiU" w:hAnsi="Calibri" w:cs="Arial"/>
              </w:rPr>
              <w:t>SECURITY.CURVE_NAME</w:t>
            </w:r>
          </w:p>
        </w:tc>
        <w:tc>
          <w:tcPr>
            <w:tcW w:w="0" w:type="auto"/>
            <w:tcMar>
              <w:top w:w="30" w:type="dxa"/>
              <w:left w:w="30" w:type="dxa"/>
              <w:bottom w:w="20" w:type="dxa"/>
              <w:right w:w="30" w:type="dxa"/>
            </w:tcMar>
          </w:tcPr>
          <w:p w14:paraId="0A9963CF" w14:textId="77777777" w:rsidR="00FA5C19" w:rsidRDefault="006D6C31">
            <w:r>
              <w:rPr>
                <w:rFonts w:ascii="Calibri" w:eastAsia="PMingLiU" w:hAnsi="Calibri" w:cs="Arial"/>
              </w:rPr>
              <w:t>Repricing Curve</w:t>
            </w:r>
          </w:p>
        </w:tc>
        <w:tc>
          <w:tcPr>
            <w:tcW w:w="0" w:type="auto"/>
            <w:tcMar>
              <w:top w:w="30" w:type="dxa"/>
              <w:left w:w="30" w:type="dxa"/>
              <w:bottom w:w="20" w:type="dxa"/>
              <w:right w:w="30" w:type="dxa"/>
            </w:tcMar>
          </w:tcPr>
          <w:p w14:paraId="3996AF87" w14:textId="77777777" w:rsidR="00FA5C19" w:rsidRDefault="006D6C31">
            <w:ins w:id="849" w:author="Lo Yuen San, Sandy (non-empl)" w:date="2019-11-21T22:13:00Z">
              <w:r>
                <w:rPr>
                  <w:rFonts w:ascii="Calibri" w:eastAsia="PMingLiU" w:hAnsi="Calibri" w:cs="Arial"/>
                </w:rPr>
                <w:t>Show list of curves matching the deal currency.</w:t>
              </w:r>
            </w:ins>
          </w:p>
        </w:tc>
      </w:tr>
      <w:tr w:rsidR="00FA5C19" w14:paraId="1AA91E5B" w14:textId="77777777" w:rsidTr="00FA5C19">
        <w:trPr>
          <w:ins w:id="850" w:author="Lo Yuen San, Sandy (non-empl)" w:date="2019-11-21T22:13:00Z"/>
        </w:trPr>
        <w:tc>
          <w:tcPr>
            <w:tcW w:w="0" w:type="auto"/>
            <w:tcMar>
              <w:top w:w="30" w:type="dxa"/>
              <w:left w:w="30" w:type="dxa"/>
              <w:bottom w:w="20" w:type="dxa"/>
              <w:right w:w="30" w:type="dxa"/>
            </w:tcMar>
          </w:tcPr>
          <w:p w14:paraId="635D60EC" w14:textId="77777777" w:rsidR="00FA5C19" w:rsidRDefault="006D6C31">
            <w:pPr>
              <w:rPr>
                <w:ins w:id="851" w:author="Lo Yuen San, Sandy (non-empl)" w:date="2019-11-21T22:13:00Z"/>
              </w:rPr>
            </w:pPr>
            <w:ins w:id="852" w:author="Lo Yuen San, Sandy (non-empl)" w:date="2019-11-21T22:13:00Z">
              <w:r>
                <w:rPr>
                  <w:rFonts w:ascii="Calibri" w:eastAsia="PMingLiU" w:hAnsi="Calibri" w:cs="Arial"/>
                </w:rPr>
                <w:t>Discount curve?</w:t>
              </w:r>
            </w:ins>
          </w:p>
        </w:tc>
        <w:tc>
          <w:tcPr>
            <w:tcW w:w="0" w:type="auto"/>
            <w:tcMar>
              <w:top w:w="30" w:type="dxa"/>
              <w:left w:w="30" w:type="dxa"/>
              <w:bottom w:w="20" w:type="dxa"/>
              <w:right w:w="30" w:type="dxa"/>
            </w:tcMar>
          </w:tcPr>
          <w:p w14:paraId="105C3194" w14:textId="77777777" w:rsidR="00FA5C19" w:rsidRDefault="00FA5C19">
            <w:pPr>
              <w:rPr>
                <w:ins w:id="853" w:author="Lo Yuen San, Sandy (non-empl)" w:date="2019-11-21T22:13:00Z"/>
              </w:rPr>
            </w:pPr>
          </w:p>
        </w:tc>
        <w:tc>
          <w:tcPr>
            <w:tcW w:w="0" w:type="auto"/>
            <w:tcMar>
              <w:top w:w="30" w:type="dxa"/>
              <w:left w:w="30" w:type="dxa"/>
              <w:bottom w:w="20" w:type="dxa"/>
              <w:right w:w="30" w:type="dxa"/>
            </w:tcMar>
          </w:tcPr>
          <w:p w14:paraId="3BE6A733" w14:textId="77777777" w:rsidR="00FA5C19" w:rsidRDefault="00FA5C19">
            <w:pPr>
              <w:rPr>
                <w:ins w:id="854" w:author="Lo Yuen San, Sandy (non-empl)" w:date="2019-11-21T22:13:00Z"/>
              </w:rPr>
            </w:pPr>
          </w:p>
        </w:tc>
      </w:tr>
      <w:tr w:rsidR="00FA5C19" w14:paraId="50783B32" w14:textId="77777777" w:rsidTr="00FA5C19">
        <w:tc>
          <w:tcPr>
            <w:tcW w:w="0" w:type="auto"/>
            <w:tcMar>
              <w:top w:w="30" w:type="dxa"/>
              <w:left w:w="30" w:type="dxa"/>
              <w:bottom w:w="20" w:type="dxa"/>
              <w:right w:w="30" w:type="dxa"/>
            </w:tcMar>
            <w:tcPrChange w:id="855" w:author="Lo Yuen San, Sandy (non-empl)" w:date="2019-11-21T22:13:00Z">
              <w:tcPr>
                <w:tcW w:w="0" w:type="auto"/>
                <w:gridSpan w:val="2"/>
                <w:tcMar>
                  <w:top w:w="30" w:type="dxa"/>
                  <w:left w:w="30" w:type="dxa"/>
                  <w:bottom w:w="20" w:type="dxa"/>
                  <w:right w:w="30" w:type="dxa"/>
                </w:tcMar>
              </w:tcPr>
            </w:tcPrChange>
          </w:tcPr>
          <w:p w14:paraId="64FE3FD4" w14:textId="77777777" w:rsidR="00FA5C19" w:rsidRDefault="006D6C31">
            <w:r>
              <w:rPr>
                <w:rFonts w:ascii="Calibri" w:eastAsia="PMingLiU" w:hAnsi="Calibri" w:cs="Arial"/>
              </w:rPr>
              <w:t>SECURITY.TENOR</w:t>
            </w:r>
          </w:p>
        </w:tc>
        <w:tc>
          <w:tcPr>
            <w:tcW w:w="0" w:type="auto"/>
            <w:tcMar>
              <w:top w:w="30" w:type="dxa"/>
              <w:left w:w="30" w:type="dxa"/>
              <w:bottom w:w="20" w:type="dxa"/>
              <w:right w:w="30" w:type="dxa"/>
            </w:tcMar>
            <w:tcPrChange w:id="856" w:author="Lo Yuen San, Sandy (non-empl)" w:date="2019-11-21T22:13:00Z">
              <w:tcPr>
                <w:tcW w:w="0" w:type="auto"/>
                <w:gridSpan w:val="2"/>
                <w:tcMar>
                  <w:top w:w="30" w:type="dxa"/>
                  <w:left w:w="30" w:type="dxa"/>
                  <w:bottom w:w="20" w:type="dxa"/>
                  <w:right w:w="30" w:type="dxa"/>
                </w:tcMar>
              </w:tcPr>
            </w:tcPrChange>
          </w:tcPr>
          <w:p w14:paraId="08E39FC1" w14:textId="77777777" w:rsidR="00FA5C19" w:rsidRDefault="006D6C31">
            <w:r>
              <w:rPr>
                <w:rFonts w:ascii="Calibri" w:eastAsia="PMingLiU" w:hAnsi="Calibri" w:cs="Arial"/>
              </w:rPr>
              <w:t>Repricing Tenor</w:t>
            </w:r>
          </w:p>
        </w:tc>
        <w:tc>
          <w:tcPr>
            <w:tcW w:w="0" w:type="auto"/>
            <w:tcMar>
              <w:top w:w="30" w:type="dxa"/>
              <w:left w:w="30" w:type="dxa"/>
              <w:bottom w:w="20" w:type="dxa"/>
              <w:right w:w="30" w:type="dxa"/>
            </w:tcMar>
            <w:tcPrChange w:id="857" w:author="Lo Yuen San, Sandy (non-empl)" w:date="2019-11-21T22:13:00Z">
              <w:tcPr>
                <w:tcW w:w="0" w:type="auto"/>
                <w:tcMar>
                  <w:top w:w="30" w:type="dxa"/>
                  <w:left w:w="30" w:type="dxa"/>
                  <w:bottom w:w="20" w:type="dxa"/>
                  <w:right w:w="30" w:type="dxa"/>
                </w:tcMar>
              </w:tcPr>
            </w:tcPrChange>
          </w:tcPr>
          <w:p w14:paraId="1F746CA2" w14:textId="77777777" w:rsidR="00FA5C19" w:rsidRDefault="00FA5C19"/>
        </w:tc>
      </w:tr>
      <w:tr w:rsidR="00FA5C19" w14:paraId="33AB2456" w14:textId="77777777" w:rsidTr="00FA5C19">
        <w:tc>
          <w:tcPr>
            <w:tcW w:w="0" w:type="auto"/>
            <w:tcMar>
              <w:top w:w="30" w:type="dxa"/>
              <w:left w:w="30" w:type="dxa"/>
              <w:bottom w:w="20" w:type="dxa"/>
              <w:right w:w="30" w:type="dxa"/>
            </w:tcMar>
            <w:tcPrChange w:id="858" w:author="Lo Yuen San, Sandy (non-empl)" w:date="2019-11-21T22:13:00Z">
              <w:tcPr>
                <w:tcW w:w="0" w:type="auto"/>
                <w:gridSpan w:val="2"/>
                <w:tcMar>
                  <w:top w:w="30" w:type="dxa"/>
                  <w:left w:w="30" w:type="dxa"/>
                  <w:bottom w:w="20" w:type="dxa"/>
                  <w:right w:w="30" w:type="dxa"/>
                </w:tcMar>
              </w:tcPr>
            </w:tcPrChange>
          </w:tcPr>
          <w:p w14:paraId="2F83DDC8" w14:textId="77777777" w:rsidR="00FA5C19" w:rsidRDefault="006D6C31">
            <w:r>
              <w:rPr>
                <w:rFonts w:ascii="Calibri" w:eastAsia="PMingLiU" w:hAnsi="Calibri" w:cs="Arial"/>
              </w:rPr>
              <w:t>SECURITY.MKT_SPREAD</w:t>
            </w:r>
          </w:p>
        </w:tc>
        <w:tc>
          <w:tcPr>
            <w:tcW w:w="0" w:type="auto"/>
            <w:tcMar>
              <w:top w:w="30" w:type="dxa"/>
              <w:left w:w="30" w:type="dxa"/>
              <w:bottom w:w="20" w:type="dxa"/>
              <w:right w:w="30" w:type="dxa"/>
            </w:tcMar>
            <w:tcPrChange w:id="859" w:author="Lo Yuen San, Sandy (non-empl)" w:date="2019-11-21T22:13:00Z">
              <w:tcPr>
                <w:tcW w:w="0" w:type="auto"/>
                <w:gridSpan w:val="2"/>
                <w:tcMar>
                  <w:top w:w="30" w:type="dxa"/>
                  <w:left w:w="30" w:type="dxa"/>
                  <w:bottom w:w="20" w:type="dxa"/>
                  <w:right w:w="30" w:type="dxa"/>
                </w:tcMar>
              </w:tcPr>
            </w:tcPrChange>
          </w:tcPr>
          <w:p w14:paraId="70E01BB8" w14:textId="77777777" w:rsidR="00FA5C19" w:rsidRDefault="006D6C31">
            <w:r>
              <w:rPr>
                <w:rFonts w:ascii="Calibri" w:eastAsia="PMingLiU" w:hAnsi="Calibri" w:cs="Arial"/>
              </w:rPr>
              <w:t>Repricing Spread</w:t>
            </w:r>
          </w:p>
        </w:tc>
        <w:tc>
          <w:tcPr>
            <w:tcW w:w="0" w:type="auto"/>
            <w:tcMar>
              <w:top w:w="30" w:type="dxa"/>
              <w:left w:w="30" w:type="dxa"/>
              <w:bottom w:w="20" w:type="dxa"/>
              <w:right w:w="30" w:type="dxa"/>
            </w:tcMar>
            <w:tcPrChange w:id="860" w:author="Lo Yuen San, Sandy (non-empl)" w:date="2019-11-21T22:13:00Z">
              <w:tcPr>
                <w:tcW w:w="0" w:type="auto"/>
                <w:tcMar>
                  <w:top w:w="30" w:type="dxa"/>
                  <w:left w:w="30" w:type="dxa"/>
                  <w:bottom w:w="20" w:type="dxa"/>
                  <w:right w:w="30" w:type="dxa"/>
                </w:tcMar>
              </w:tcPr>
            </w:tcPrChange>
          </w:tcPr>
          <w:p w14:paraId="6094486B" w14:textId="77777777" w:rsidR="00FA5C19" w:rsidRDefault="00FA5C19"/>
        </w:tc>
      </w:tr>
      <w:tr w:rsidR="00FA5C19" w14:paraId="3CE6FF7B" w14:textId="77777777" w:rsidTr="00FA5C19">
        <w:tc>
          <w:tcPr>
            <w:tcW w:w="0" w:type="auto"/>
            <w:tcMar>
              <w:top w:w="30" w:type="dxa"/>
              <w:left w:w="30" w:type="dxa"/>
              <w:bottom w:w="20" w:type="dxa"/>
              <w:right w:w="30" w:type="dxa"/>
            </w:tcMar>
            <w:tcPrChange w:id="861" w:author="Lo Yuen San, Sandy (non-empl)" w:date="2019-11-21T22:13:00Z">
              <w:tcPr>
                <w:tcW w:w="0" w:type="auto"/>
                <w:gridSpan w:val="2"/>
                <w:tcMar>
                  <w:top w:w="30" w:type="dxa"/>
                  <w:left w:w="30" w:type="dxa"/>
                  <w:bottom w:w="20" w:type="dxa"/>
                  <w:right w:w="30" w:type="dxa"/>
                </w:tcMar>
              </w:tcPr>
            </w:tcPrChange>
          </w:tcPr>
          <w:p w14:paraId="479DCD8F" w14:textId="77777777" w:rsidR="00FA5C19" w:rsidRDefault="006D6C31">
            <w:r>
              <w:rPr>
                <w:rFonts w:ascii="Calibri" w:eastAsia="PMingLiU" w:hAnsi="Calibri" w:cs="Arial"/>
              </w:rPr>
              <w:t>SECURITY.MULT_SPREAD</w:t>
            </w:r>
          </w:p>
        </w:tc>
        <w:tc>
          <w:tcPr>
            <w:tcW w:w="0" w:type="auto"/>
            <w:tcMar>
              <w:top w:w="30" w:type="dxa"/>
              <w:left w:w="30" w:type="dxa"/>
              <w:bottom w:w="20" w:type="dxa"/>
              <w:right w:w="30" w:type="dxa"/>
            </w:tcMar>
            <w:tcPrChange w:id="862" w:author="Lo Yuen San, Sandy (non-empl)" w:date="2019-11-21T22:13:00Z">
              <w:tcPr>
                <w:tcW w:w="0" w:type="auto"/>
                <w:gridSpan w:val="2"/>
                <w:tcMar>
                  <w:top w:w="30" w:type="dxa"/>
                  <w:left w:w="30" w:type="dxa"/>
                  <w:bottom w:w="20" w:type="dxa"/>
                  <w:right w:w="30" w:type="dxa"/>
                </w:tcMar>
              </w:tcPr>
            </w:tcPrChange>
          </w:tcPr>
          <w:p w14:paraId="0BE3CA62" w14:textId="77777777" w:rsidR="00FA5C19" w:rsidRDefault="006D6C31">
            <w:r>
              <w:rPr>
                <w:rFonts w:ascii="Calibri" w:eastAsia="PMingLiU" w:hAnsi="Calibri" w:cs="Arial"/>
              </w:rPr>
              <w:t>Repricing Spread Multiplier</w:t>
            </w:r>
          </w:p>
        </w:tc>
        <w:tc>
          <w:tcPr>
            <w:tcW w:w="0" w:type="auto"/>
            <w:tcMar>
              <w:top w:w="30" w:type="dxa"/>
              <w:left w:w="30" w:type="dxa"/>
              <w:bottom w:w="20" w:type="dxa"/>
              <w:right w:w="30" w:type="dxa"/>
            </w:tcMar>
            <w:tcPrChange w:id="863" w:author="Lo Yuen San, Sandy (non-empl)" w:date="2019-11-21T22:13:00Z">
              <w:tcPr>
                <w:tcW w:w="0" w:type="auto"/>
                <w:tcMar>
                  <w:top w:w="30" w:type="dxa"/>
                  <w:left w:w="30" w:type="dxa"/>
                  <w:bottom w:w="20" w:type="dxa"/>
                  <w:right w:w="30" w:type="dxa"/>
                </w:tcMar>
              </w:tcPr>
            </w:tcPrChange>
          </w:tcPr>
          <w:p w14:paraId="3CD7C680" w14:textId="77777777" w:rsidR="00FA5C19" w:rsidRDefault="006D6C31">
            <w:r>
              <w:rPr>
                <w:rFonts w:ascii="Calibri" w:eastAsia="PMingLiU" w:hAnsi="Calibri" w:cs="Arial"/>
              </w:rPr>
              <w:t>Default to 1 for floating date</w:t>
            </w:r>
          </w:p>
        </w:tc>
      </w:tr>
      <w:tr w:rsidR="00FA5C19" w14:paraId="0D070FBF" w14:textId="77777777" w:rsidTr="00FA5C19">
        <w:tc>
          <w:tcPr>
            <w:tcW w:w="0" w:type="auto"/>
            <w:tcMar>
              <w:top w:w="30" w:type="dxa"/>
              <w:left w:w="30" w:type="dxa"/>
              <w:bottom w:w="20" w:type="dxa"/>
              <w:right w:w="30" w:type="dxa"/>
            </w:tcMar>
            <w:tcPrChange w:id="864" w:author="Lo Yuen San, Sandy (non-empl)" w:date="2019-11-21T22:13:00Z">
              <w:tcPr>
                <w:tcW w:w="0" w:type="auto"/>
                <w:gridSpan w:val="2"/>
                <w:tcMar>
                  <w:top w:w="30" w:type="dxa"/>
                  <w:left w:w="30" w:type="dxa"/>
                  <w:bottom w:w="20" w:type="dxa"/>
                  <w:right w:w="30" w:type="dxa"/>
                </w:tcMar>
              </w:tcPr>
            </w:tcPrChange>
          </w:tcPr>
          <w:p w14:paraId="04E3E981" w14:textId="77777777" w:rsidR="00FA5C19" w:rsidRDefault="006D6C31">
            <w:r>
              <w:rPr>
                <w:rFonts w:ascii="Calibri" w:eastAsia="PMingLiU" w:hAnsi="Calibri" w:cs="Arial"/>
              </w:rPr>
              <w:t>SECURITY.ACCRUED_INTEREST</w:t>
            </w:r>
          </w:p>
        </w:tc>
        <w:tc>
          <w:tcPr>
            <w:tcW w:w="0" w:type="auto"/>
            <w:tcMar>
              <w:top w:w="30" w:type="dxa"/>
              <w:left w:w="30" w:type="dxa"/>
              <w:bottom w:w="20" w:type="dxa"/>
              <w:right w:w="30" w:type="dxa"/>
            </w:tcMar>
            <w:tcPrChange w:id="865" w:author="Lo Yuen San, Sandy (non-empl)" w:date="2019-11-21T22:13:00Z">
              <w:tcPr>
                <w:tcW w:w="0" w:type="auto"/>
                <w:gridSpan w:val="2"/>
                <w:tcMar>
                  <w:top w:w="30" w:type="dxa"/>
                  <w:left w:w="30" w:type="dxa"/>
                  <w:bottom w:w="20" w:type="dxa"/>
                  <w:right w:w="30" w:type="dxa"/>
                </w:tcMar>
              </w:tcPr>
            </w:tcPrChange>
          </w:tcPr>
          <w:p w14:paraId="3681A8D8" w14:textId="77777777" w:rsidR="00FA5C19" w:rsidRDefault="006D6C31">
            <w:r>
              <w:rPr>
                <w:rFonts w:ascii="Calibri" w:eastAsia="PMingLiU" w:hAnsi="Calibri" w:cs="Arial"/>
              </w:rPr>
              <w:t>Accruals</w:t>
            </w:r>
          </w:p>
        </w:tc>
        <w:tc>
          <w:tcPr>
            <w:tcW w:w="0" w:type="auto"/>
            <w:tcMar>
              <w:top w:w="30" w:type="dxa"/>
              <w:left w:w="30" w:type="dxa"/>
              <w:bottom w:w="20" w:type="dxa"/>
              <w:right w:w="30" w:type="dxa"/>
            </w:tcMar>
            <w:tcPrChange w:id="866" w:author="Lo Yuen San, Sandy (non-empl)" w:date="2019-11-21T22:13:00Z">
              <w:tcPr>
                <w:tcW w:w="0" w:type="auto"/>
                <w:tcMar>
                  <w:top w:w="30" w:type="dxa"/>
                  <w:left w:w="30" w:type="dxa"/>
                  <w:bottom w:w="20" w:type="dxa"/>
                  <w:right w:w="30" w:type="dxa"/>
                </w:tcMar>
              </w:tcPr>
            </w:tcPrChange>
          </w:tcPr>
          <w:p w14:paraId="27373C0A" w14:textId="77777777" w:rsidR="00FA5C19" w:rsidRDefault="00FA5C19"/>
        </w:tc>
      </w:tr>
      <w:tr w:rsidR="00FA5C19" w14:paraId="64A99C79" w14:textId="77777777" w:rsidTr="00FA5C19">
        <w:tc>
          <w:tcPr>
            <w:tcW w:w="0" w:type="auto"/>
            <w:tcMar>
              <w:top w:w="30" w:type="dxa"/>
              <w:left w:w="30" w:type="dxa"/>
              <w:bottom w:w="20" w:type="dxa"/>
              <w:right w:w="30" w:type="dxa"/>
            </w:tcMar>
            <w:tcPrChange w:id="867" w:author="Lo Yuen San, Sandy (non-empl)" w:date="2019-11-21T22:13:00Z">
              <w:tcPr>
                <w:tcW w:w="0" w:type="auto"/>
                <w:gridSpan w:val="2"/>
                <w:tcMar>
                  <w:top w:w="30" w:type="dxa"/>
                  <w:left w:w="30" w:type="dxa"/>
                  <w:bottom w:w="20" w:type="dxa"/>
                  <w:right w:w="30" w:type="dxa"/>
                </w:tcMar>
              </w:tcPr>
            </w:tcPrChange>
          </w:tcPr>
          <w:p w14:paraId="62F3CA22" w14:textId="77777777" w:rsidR="00FA5C19" w:rsidRDefault="006D6C31">
            <w:r>
              <w:rPr>
                <w:rFonts w:ascii="Calibri" w:eastAsia="PMingLiU" w:hAnsi="Calibri" w:cs="Arial"/>
              </w:rPr>
              <w:t>SECURITY.ACCRUAL_BASIS</w:t>
            </w:r>
          </w:p>
        </w:tc>
        <w:tc>
          <w:tcPr>
            <w:tcW w:w="0" w:type="auto"/>
            <w:tcMar>
              <w:top w:w="30" w:type="dxa"/>
              <w:left w:w="30" w:type="dxa"/>
              <w:bottom w:w="20" w:type="dxa"/>
              <w:right w:w="30" w:type="dxa"/>
            </w:tcMar>
            <w:tcPrChange w:id="868" w:author="Lo Yuen San, Sandy (non-empl)" w:date="2019-11-21T22:13:00Z">
              <w:tcPr>
                <w:tcW w:w="0" w:type="auto"/>
                <w:gridSpan w:val="2"/>
                <w:tcMar>
                  <w:top w:w="30" w:type="dxa"/>
                  <w:left w:w="30" w:type="dxa"/>
                  <w:bottom w:w="20" w:type="dxa"/>
                  <w:right w:w="30" w:type="dxa"/>
                </w:tcMar>
              </w:tcPr>
            </w:tcPrChange>
          </w:tcPr>
          <w:p w14:paraId="3D9E5996" w14:textId="77777777" w:rsidR="00FA5C19" w:rsidRDefault="006D6C31">
            <w:r>
              <w:rPr>
                <w:rFonts w:ascii="Calibri" w:eastAsia="PMingLiU" w:hAnsi="Calibri" w:cs="Arial"/>
              </w:rPr>
              <w:t>Accrual Basis</w:t>
            </w:r>
          </w:p>
        </w:tc>
        <w:tc>
          <w:tcPr>
            <w:tcW w:w="0" w:type="auto"/>
            <w:tcMar>
              <w:top w:w="30" w:type="dxa"/>
              <w:left w:w="30" w:type="dxa"/>
              <w:bottom w:w="20" w:type="dxa"/>
              <w:right w:w="30" w:type="dxa"/>
            </w:tcMar>
            <w:tcPrChange w:id="869" w:author="Lo Yuen San, Sandy (non-empl)" w:date="2019-11-21T22:13:00Z">
              <w:tcPr>
                <w:tcW w:w="0" w:type="auto"/>
                <w:tcMar>
                  <w:top w:w="30" w:type="dxa"/>
                  <w:left w:w="30" w:type="dxa"/>
                  <w:bottom w:w="20" w:type="dxa"/>
                  <w:right w:w="30" w:type="dxa"/>
                </w:tcMar>
              </w:tcPr>
            </w:tcPrChange>
          </w:tcPr>
          <w:p w14:paraId="7EDFA428" w14:textId="77777777" w:rsidR="00FA5C19" w:rsidRDefault="00FA5C19"/>
        </w:tc>
      </w:tr>
      <w:tr w:rsidR="00FA5C19" w14:paraId="3F486C5B" w14:textId="77777777" w:rsidTr="00FA5C19">
        <w:tc>
          <w:tcPr>
            <w:tcW w:w="0" w:type="auto"/>
            <w:tcMar>
              <w:top w:w="30" w:type="dxa"/>
              <w:left w:w="30" w:type="dxa"/>
              <w:bottom w:w="20" w:type="dxa"/>
              <w:right w:w="30" w:type="dxa"/>
            </w:tcMar>
            <w:tcPrChange w:id="870" w:author="Lo Yuen San, Sandy (non-empl)" w:date="2019-11-21T22:13:00Z">
              <w:tcPr>
                <w:tcW w:w="0" w:type="auto"/>
                <w:gridSpan w:val="2"/>
                <w:tcMar>
                  <w:top w:w="30" w:type="dxa"/>
                  <w:left w:w="30" w:type="dxa"/>
                  <w:bottom w:w="20" w:type="dxa"/>
                  <w:right w:w="30" w:type="dxa"/>
                </w:tcMar>
              </w:tcPr>
            </w:tcPrChange>
          </w:tcPr>
          <w:p w14:paraId="59E4B73B" w14:textId="77777777" w:rsidR="00FA5C19" w:rsidRDefault="006D6C31">
            <w:r>
              <w:rPr>
                <w:rFonts w:ascii="Calibri" w:eastAsia="PMingLiU" w:hAnsi="Calibri" w:cs="Arial"/>
              </w:rPr>
              <w:t>SECURITY.AMORTIZING_TYPE</w:t>
            </w:r>
          </w:p>
        </w:tc>
        <w:tc>
          <w:tcPr>
            <w:tcW w:w="0" w:type="auto"/>
            <w:tcMar>
              <w:top w:w="30" w:type="dxa"/>
              <w:left w:w="30" w:type="dxa"/>
              <w:bottom w:w="20" w:type="dxa"/>
              <w:right w:w="30" w:type="dxa"/>
            </w:tcMar>
            <w:tcPrChange w:id="871" w:author="Lo Yuen San, Sandy (non-empl)" w:date="2019-11-21T22:13:00Z">
              <w:tcPr>
                <w:tcW w:w="0" w:type="auto"/>
                <w:gridSpan w:val="2"/>
                <w:tcMar>
                  <w:top w:w="30" w:type="dxa"/>
                  <w:left w:w="30" w:type="dxa"/>
                  <w:bottom w:w="20" w:type="dxa"/>
                  <w:right w:w="30" w:type="dxa"/>
                </w:tcMar>
              </w:tcPr>
            </w:tcPrChange>
          </w:tcPr>
          <w:p w14:paraId="36563424" w14:textId="77777777" w:rsidR="00FA5C19" w:rsidRDefault="006D6C31">
            <w:r>
              <w:rPr>
                <w:rFonts w:ascii="Calibri" w:eastAsia="PMingLiU" w:hAnsi="Calibri" w:cs="Arial"/>
              </w:rPr>
              <w:t>Amortization Method</w:t>
            </w:r>
          </w:p>
        </w:tc>
        <w:tc>
          <w:tcPr>
            <w:tcW w:w="0" w:type="auto"/>
            <w:tcMar>
              <w:top w:w="30" w:type="dxa"/>
              <w:left w:w="30" w:type="dxa"/>
              <w:bottom w:w="20" w:type="dxa"/>
              <w:right w:w="30" w:type="dxa"/>
            </w:tcMar>
            <w:tcPrChange w:id="872" w:author="Lo Yuen San, Sandy (non-empl)" w:date="2019-11-21T22:13:00Z">
              <w:tcPr>
                <w:tcW w:w="0" w:type="auto"/>
                <w:tcMar>
                  <w:top w:w="30" w:type="dxa"/>
                  <w:left w:w="30" w:type="dxa"/>
                  <w:bottom w:w="20" w:type="dxa"/>
                  <w:right w:w="30" w:type="dxa"/>
                </w:tcMar>
              </w:tcPr>
            </w:tcPrChange>
          </w:tcPr>
          <w:p w14:paraId="241B1D86" w14:textId="77777777" w:rsidR="00FA5C19" w:rsidRDefault="00FA5C19"/>
        </w:tc>
      </w:tr>
      <w:tr w:rsidR="00FA5C19" w14:paraId="42170B4D" w14:textId="77777777" w:rsidTr="00FA5C19">
        <w:tc>
          <w:tcPr>
            <w:tcW w:w="0" w:type="auto"/>
            <w:tcMar>
              <w:top w:w="30" w:type="dxa"/>
              <w:left w:w="30" w:type="dxa"/>
              <w:bottom w:w="20" w:type="dxa"/>
              <w:right w:w="30" w:type="dxa"/>
            </w:tcMar>
            <w:tcPrChange w:id="873" w:author="Lo Yuen San, Sandy (non-empl)" w:date="2019-11-21T22:13:00Z">
              <w:tcPr>
                <w:tcW w:w="0" w:type="auto"/>
                <w:gridSpan w:val="2"/>
                <w:tcMar>
                  <w:top w:w="30" w:type="dxa"/>
                  <w:left w:w="30" w:type="dxa"/>
                  <w:bottom w:w="20" w:type="dxa"/>
                  <w:right w:w="30" w:type="dxa"/>
                </w:tcMar>
              </w:tcPr>
            </w:tcPrChange>
          </w:tcPr>
          <w:p w14:paraId="5871AE42" w14:textId="77777777" w:rsidR="00FA5C19" w:rsidRDefault="006D6C31">
            <w:r>
              <w:rPr>
                <w:rFonts w:ascii="Calibri" w:eastAsia="PMingLiU" w:hAnsi="Calibri" w:cs="Arial"/>
              </w:rPr>
              <w:t>SECURITY.AMORTIZING_PERIODICITY</w:t>
            </w:r>
          </w:p>
        </w:tc>
        <w:tc>
          <w:tcPr>
            <w:tcW w:w="0" w:type="auto"/>
            <w:tcMar>
              <w:top w:w="30" w:type="dxa"/>
              <w:left w:w="30" w:type="dxa"/>
              <w:bottom w:w="20" w:type="dxa"/>
              <w:right w:w="30" w:type="dxa"/>
            </w:tcMar>
            <w:tcPrChange w:id="874" w:author="Lo Yuen San, Sandy (non-empl)" w:date="2019-11-21T22:13:00Z">
              <w:tcPr>
                <w:tcW w:w="0" w:type="auto"/>
                <w:gridSpan w:val="2"/>
                <w:tcMar>
                  <w:top w:w="30" w:type="dxa"/>
                  <w:left w:w="30" w:type="dxa"/>
                  <w:bottom w:w="20" w:type="dxa"/>
                  <w:right w:w="30" w:type="dxa"/>
                </w:tcMar>
              </w:tcPr>
            </w:tcPrChange>
          </w:tcPr>
          <w:p w14:paraId="1C36F398" w14:textId="77777777" w:rsidR="00FA5C19" w:rsidRDefault="006D6C31">
            <w:r>
              <w:rPr>
                <w:rFonts w:ascii="Calibri" w:eastAsia="PMingLiU" w:hAnsi="Calibri" w:cs="Arial"/>
              </w:rPr>
              <w:t>Amortization Periodicity</w:t>
            </w:r>
          </w:p>
        </w:tc>
        <w:tc>
          <w:tcPr>
            <w:tcW w:w="0" w:type="auto"/>
            <w:tcMar>
              <w:top w:w="30" w:type="dxa"/>
              <w:left w:w="30" w:type="dxa"/>
              <w:bottom w:w="20" w:type="dxa"/>
              <w:right w:w="30" w:type="dxa"/>
            </w:tcMar>
            <w:tcPrChange w:id="875" w:author="Lo Yuen San, Sandy (non-empl)" w:date="2019-11-21T22:13:00Z">
              <w:tcPr>
                <w:tcW w:w="0" w:type="auto"/>
                <w:tcMar>
                  <w:top w:w="30" w:type="dxa"/>
                  <w:left w:w="30" w:type="dxa"/>
                  <w:bottom w:w="20" w:type="dxa"/>
                  <w:right w:w="30" w:type="dxa"/>
                </w:tcMar>
              </w:tcPr>
            </w:tcPrChange>
          </w:tcPr>
          <w:p w14:paraId="032BCAFD" w14:textId="77777777" w:rsidR="00FA5C19" w:rsidRDefault="00FA5C19"/>
        </w:tc>
      </w:tr>
      <w:tr w:rsidR="00FA5C19" w14:paraId="181263A1" w14:textId="77777777" w:rsidTr="00FA5C19">
        <w:tc>
          <w:tcPr>
            <w:tcW w:w="0" w:type="auto"/>
            <w:tcMar>
              <w:top w:w="30" w:type="dxa"/>
              <w:left w:w="30" w:type="dxa"/>
              <w:bottom w:w="20" w:type="dxa"/>
              <w:right w:w="30" w:type="dxa"/>
            </w:tcMar>
            <w:tcPrChange w:id="876" w:author="Lo Yuen San, Sandy (non-empl)" w:date="2019-11-21T22:13:00Z">
              <w:tcPr>
                <w:tcW w:w="0" w:type="auto"/>
                <w:gridSpan w:val="2"/>
                <w:tcMar>
                  <w:top w:w="30" w:type="dxa"/>
                  <w:left w:w="30" w:type="dxa"/>
                  <w:bottom w:w="20" w:type="dxa"/>
                  <w:right w:w="30" w:type="dxa"/>
                </w:tcMar>
              </w:tcPr>
            </w:tcPrChange>
          </w:tcPr>
          <w:p w14:paraId="09195614" w14:textId="77777777" w:rsidR="00FA5C19" w:rsidRDefault="006D6C31">
            <w:r>
              <w:rPr>
                <w:rFonts w:ascii="Calibri" w:eastAsia="PMingLiU" w:hAnsi="Calibri" w:cs="Arial"/>
              </w:rPr>
              <w:t>SECURITY.AMORTIZING_AMOUNT</w:t>
            </w:r>
          </w:p>
        </w:tc>
        <w:tc>
          <w:tcPr>
            <w:tcW w:w="0" w:type="auto"/>
            <w:tcMar>
              <w:top w:w="30" w:type="dxa"/>
              <w:left w:w="30" w:type="dxa"/>
              <w:bottom w:w="20" w:type="dxa"/>
              <w:right w:w="30" w:type="dxa"/>
            </w:tcMar>
            <w:tcPrChange w:id="877" w:author="Lo Yuen San, Sandy (non-empl)" w:date="2019-11-21T22:13:00Z">
              <w:tcPr>
                <w:tcW w:w="0" w:type="auto"/>
                <w:gridSpan w:val="2"/>
                <w:tcMar>
                  <w:top w:w="30" w:type="dxa"/>
                  <w:left w:w="30" w:type="dxa"/>
                  <w:bottom w:w="20" w:type="dxa"/>
                  <w:right w:w="30" w:type="dxa"/>
                </w:tcMar>
              </w:tcPr>
            </w:tcPrChange>
          </w:tcPr>
          <w:p w14:paraId="2C080439" w14:textId="77777777" w:rsidR="00FA5C19" w:rsidRDefault="006D6C31">
            <w:r>
              <w:rPr>
                <w:rFonts w:ascii="Calibri" w:eastAsia="PMingLiU" w:hAnsi="Calibri" w:cs="Arial"/>
              </w:rPr>
              <w:t>Amortization Amount</w:t>
            </w:r>
          </w:p>
        </w:tc>
        <w:tc>
          <w:tcPr>
            <w:tcW w:w="0" w:type="auto"/>
            <w:tcMar>
              <w:top w:w="30" w:type="dxa"/>
              <w:left w:w="30" w:type="dxa"/>
              <w:bottom w:w="20" w:type="dxa"/>
              <w:right w:w="30" w:type="dxa"/>
            </w:tcMar>
            <w:tcPrChange w:id="878" w:author="Lo Yuen San, Sandy (non-empl)" w:date="2019-11-21T22:13:00Z">
              <w:tcPr>
                <w:tcW w:w="0" w:type="auto"/>
                <w:tcMar>
                  <w:top w:w="30" w:type="dxa"/>
                  <w:left w:w="30" w:type="dxa"/>
                  <w:bottom w:w="20" w:type="dxa"/>
                  <w:right w:w="30" w:type="dxa"/>
                </w:tcMar>
              </w:tcPr>
            </w:tcPrChange>
          </w:tcPr>
          <w:p w14:paraId="4A96D912" w14:textId="77777777" w:rsidR="00FA5C19" w:rsidRDefault="00FA5C19"/>
        </w:tc>
      </w:tr>
    </w:tbl>
    <w:p w14:paraId="1484D409" w14:textId="77777777" w:rsidR="00FA5C19" w:rsidRDefault="006D6C31">
      <w:pPr>
        <w:pStyle w:val="Heading3"/>
      </w:pPr>
      <w:bookmarkStart w:id="879" w:name="_Toc256000014"/>
      <w:bookmarkStart w:id="880" w:name="scroll-bookmark-16"/>
      <w:r>
        <w:t>Repo </w:t>
      </w:r>
      <w:ins w:id="881" w:author="Lo Yuen San, Sandy (non-empl)" w:date="2019-11-21T22:13:00Z">
        <w:r>
          <w:t>(TBC)</w:t>
        </w:r>
      </w:ins>
      <w:bookmarkEnd w:id="879"/>
      <w:bookmarkEnd w:id="880"/>
    </w:p>
    <w:p w14:paraId="46C707C1" w14:textId="77777777" w:rsidR="00FA5C19" w:rsidRDefault="006D6C31">
      <w:r>
        <w:t>In line with the existing design, user should enter collateral against the repo deal. The security entered as part of deal characteristics will not be used as collateral for repo.</w:t>
      </w:r>
    </w:p>
    <w:tbl>
      <w:tblPr>
        <w:tblStyle w:val="ScrollTableNormal"/>
        <w:tblW w:w="5000" w:type="pct"/>
        <w:tblLook w:val="0020" w:firstRow="1" w:lastRow="0" w:firstColumn="0" w:lastColumn="0" w:noHBand="0" w:noVBand="0"/>
      </w:tblPr>
      <w:tblGrid>
        <w:gridCol w:w="2334"/>
        <w:gridCol w:w="1261"/>
        <w:gridCol w:w="5755"/>
      </w:tblGrid>
      <w:tr w:rsidR="00FA5C19" w14:paraId="4490DF5A"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5C815094" w14:textId="77777777" w:rsidR="00FA5C19" w:rsidRDefault="006D6C31">
            <w:r>
              <w:rPr>
                <w:rFonts w:ascii="Calibri" w:eastAsia="PMingLiU" w:hAnsi="Calibri" w:cs="Arial"/>
              </w:rPr>
              <w:t>RFO Field</w:t>
            </w:r>
          </w:p>
        </w:tc>
        <w:tc>
          <w:tcPr>
            <w:tcW w:w="0" w:type="auto"/>
            <w:tcMar>
              <w:top w:w="30" w:type="dxa"/>
              <w:left w:w="30" w:type="dxa"/>
              <w:bottom w:w="20" w:type="dxa"/>
              <w:right w:w="30" w:type="dxa"/>
            </w:tcMar>
          </w:tcPr>
          <w:p w14:paraId="67FD12F5" w14:textId="77777777" w:rsidR="00FA5C19" w:rsidRDefault="006D6C31">
            <w:r>
              <w:rPr>
                <w:rFonts w:ascii="Calibri" w:eastAsia="PMingLiU" w:hAnsi="Calibri" w:cs="Arial"/>
              </w:rPr>
              <w:t>Display Name</w:t>
            </w:r>
          </w:p>
        </w:tc>
        <w:tc>
          <w:tcPr>
            <w:tcW w:w="0" w:type="auto"/>
            <w:tcMar>
              <w:top w:w="30" w:type="dxa"/>
              <w:left w:w="30" w:type="dxa"/>
              <w:bottom w:w="20" w:type="dxa"/>
              <w:right w:w="30" w:type="dxa"/>
            </w:tcMar>
          </w:tcPr>
          <w:p w14:paraId="72CD2EFF" w14:textId="77777777" w:rsidR="00FA5C19" w:rsidRDefault="006D6C31">
            <w:r>
              <w:rPr>
                <w:rFonts w:ascii="Calibri" w:eastAsia="PMingLiU" w:hAnsi="Calibri" w:cs="Arial"/>
              </w:rPr>
              <w:t>Comments</w:t>
            </w:r>
          </w:p>
        </w:tc>
      </w:tr>
      <w:tr w:rsidR="00FA5C19" w14:paraId="72850D02" w14:textId="77777777" w:rsidTr="00FA5C19">
        <w:tc>
          <w:tcPr>
            <w:tcW w:w="0" w:type="auto"/>
            <w:tcMar>
              <w:top w:w="30" w:type="dxa"/>
              <w:left w:w="30" w:type="dxa"/>
              <w:bottom w:w="20" w:type="dxa"/>
              <w:right w:w="30" w:type="dxa"/>
            </w:tcMar>
          </w:tcPr>
          <w:p w14:paraId="04D55D23" w14:textId="77777777" w:rsidR="00FA5C19" w:rsidRDefault="006D6C31">
            <w:r>
              <w:rPr>
                <w:rFonts w:ascii="Calibri" w:eastAsia="PMingLiU" w:hAnsi="Calibri" w:cs="Arial"/>
              </w:rPr>
              <w:t>CONTRACT_REFERENCE</w:t>
            </w:r>
          </w:p>
        </w:tc>
        <w:tc>
          <w:tcPr>
            <w:tcW w:w="0" w:type="auto"/>
            <w:tcMar>
              <w:top w:w="30" w:type="dxa"/>
              <w:left w:w="30" w:type="dxa"/>
              <w:bottom w:w="20" w:type="dxa"/>
              <w:right w:w="30" w:type="dxa"/>
            </w:tcMar>
          </w:tcPr>
          <w:p w14:paraId="0862A83D" w14:textId="77777777" w:rsidR="00FA5C19" w:rsidRDefault="006D6C31">
            <w:r>
              <w:rPr>
                <w:rFonts w:ascii="Calibri" w:eastAsia="PMingLiU" w:hAnsi="Calibri" w:cs="Arial"/>
              </w:rPr>
              <w:t>Contract Reference</w:t>
            </w:r>
          </w:p>
        </w:tc>
        <w:tc>
          <w:tcPr>
            <w:tcW w:w="0" w:type="auto"/>
            <w:tcMar>
              <w:top w:w="30" w:type="dxa"/>
              <w:left w:w="30" w:type="dxa"/>
              <w:bottom w:w="20" w:type="dxa"/>
              <w:right w:w="30" w:type="dxa"/>
            </w:tcMar>
          </w:tcPr>
          <w:p w14:paraId="4BDCD931" w14:textId="77777777" w:rsidR="00FA5C19" w:rsidRDefault="006D6C31">
            <w:r>
              <w:rPr>
                <w:rFonts w:ascii="Calibri" w:eastAsia="PMingLiU" w:hAnsi="Calibri" w:cs="Arial"/>
              </w:rPr>
              <w:t>Unique code that identifies the contract</w:t>
            </w:r>
          </w:p>
        </w:tc>
      </w:tr>
      <w:tr w:rsidR="00FA5C19" w14:paraId="4CCB82B7" w14:textId="77777777" w:rsidTr="00FA5C19">
        <w:tc>
          <w:tcPr>
            <w:tcW w:w="0" w:type="auto"/>
            <w:tcMar>
              <w:top w:w="30" w:type="dxa"/>
              <w:left w:w="30" w:type="dxa"/>
              <w:bottom w:w="20" w:type="dxa"/>
              <w:right w:w="30" w:type="dxa"/>
            </w:tcMar>
          </w:tcPr>
          <w:p w14:paraId="7550E841" w14:textId="77777777" w:rsidR="00FA5C19" w:rsidRDefault="006D6C31">
            <w:r>
              <w:rPr>
                <w:rFonts w:ascii="Calibri" w:eastAsia="PMingLiU" w:hAnsi="Calibri" w:cs="Arial"/>
              </w:rPr>
              <w:t>REPO_TYPE</w:t>
            </w:r>
          </w:p>
        </w:tc>
        <w:tc>
          <w:tcPr>
            <w:tcW w:w="0" w:type="auto"/>
            <w:tcMar>
              <w:top w:w="30" w:type="dxa"/>
              <w:left w:w="30" w:type="dxa"/>
              <w:bottom w:w="20" w:type="dxa"/>
              <w:right w:w="30" w:type="dxa"/>
            </w:tcMar>
          </w:tcPr>
          <w:p w14:paraId="3BEB006C" w14:textId="77777777" w:rsidR="00FA5C19" w:rsidRDefault="006D6C31">
            <w:r>
              <w:rPr>
                <w:rFonts w:ascii="Calibri" w:eastAsia="PMingLiU" w:hAnsi="Calibri" w:cs="Arial"/>
              </w:rPr>
              <w:t>Repo Type</w:t>
            </w:r>
          </w:p>
        </w:tc>
        <w:tc>
          <w:tcPr>
            <w:tcW w:w="0" w:type="auto"/>
            <w:tcMar>
              <w:top w:w="30" w:type="dxa"/>
              <w:left w:w="30" w:type="dxa"/>
              <w:bottom w:w="20" w:type="dxa"/>
              <w:right w:w="30" w:type="dxa"/>
            </w:tcMar>
          </w:tcPr>
          <w:p w14:paraId="417BFDFC" w14:textId="77777777" w:rsidR="00FA5C19" w:rsidRDefault="006D6C31">
            <w:r>
              <w:rPr>
                <w:rFonts w:ascii="Calibri" w:eastAsia="PMingLiU" w:hAnsi="Calibri" w:cs="Arial"/>
              </w:rPr>
              <w:t>Type of repo transaction 'R' for repos 'RR' for reverse rep</w:t>
            </w:r>
          </w:p>
        </w:tc>
      </w:tr>
      <w:tr w:rsidR="00FA5C19" w14:paraId="36A5A184" w14:textId="77777777" w:rsidTr="00FA5C19">
        <w:tc>
          <w:tcPr>
            <w:tcW w:w="0" w:type="auto"/>
            <w:tcMar>
              <w:top w:w="30" w:type="dxa"/>
              <w:left w:w="30" w:type="dxa"/>
              <w:bottom w:w="20" w:type="dxa"/>
              <w:right w:w="30" w:type="dxa"/>
            </w:tcMar>
          </w:tcPr>
          <w:p w14:paraId="36627BF9" w14:textId="77777777" w:rsidR="00FA5C19" w:rsidRDefault="006D6C31">
            <w:r>
              <w:rPr>
                <w:rFonts w:ascii="Calibri" w:eastAsia="PMingLiU" w:hAnsi="Calibri" w:cs="Arial"/>
              </w:rPr>
              <w:t>BOOK_CODE</w:t>
            </w:r>
          </w:p>
        </w:tc>
        <w:tc>
          <w:tcPr>
            <w:tcW w:w="0" w:type="auto"/>
            <w:tcMar>
              <w:top w:w="30" w:type="dxa"/>
              <w:left w:w="30" w:type="dxa"/>
              <w:bottom w:w="20" w:type="dxa"/>
              <w:right w:w="30" w:type="dxa"/>
            </w:tcMar>
          </w:tcPr>
          <w:p w14:paraId="7B3AE2F5" w14:textId="77777777" w:rsidR="00FA5C19" w:rsidRDefault="006D6C31">
            <w:r>
              <w:rPr>
                <w:rFonts w:ascii="Calibri" w:eastAsia="PMingLiU" w:hAnsi="Calibri" w:cs="Arial"/>
              </w:rPr>
              <w:t>Book code</w:t>
            </w:r>
          </w:p>
        </w:tc>
        <w:tc>
          <w:tcPr>
            <w:tcW w:w="0" w:type="auto"/>
            <w:tcMar>
              <w:top w:w="30" w:type="dxa"/>
              <w:left w:w="30" w:type="dxa"/>
              <w:bottom w:w="20" w:type="dxa"/>
              <w:right w:w="30" w:type="dxa"/>
            </w:tcMar>
          </w:tcPr>
          <w:p w14:paraId="1D21D99A" w14:textId="77777777" w:rsidR="00FA5C19" w:rsidRDefault="006D6C31">
            <w:r>
              <w:rPr>
                <w:rFonts w:ascii="Calibri" w:eastAsia="PMingLiU" w:hAnsi="Calibri" w:cs="Arial"/>
              </w:rPr>
              <w:t>Identifier of the booking unit to which the transaction is linked. The deal_book is used at any level of consolidation to include a set of transactions in the scope of a calculation.</w:t>
            </w:r>
          </w:p>
        </w:tc>
      </w:tr>
      <w:tr w:rsidR="00FA5C19" w14:paraId="05B1ABF7" w14:textId="77777777" w:rsidTr="00FA5C19">
        <w:tc>
          <w:tcPr>
            <w:tcW w:w="0" w:type="auto"/>
            <w:tcMar>
              <w:top w:w="30" w:type="dxa"/>
              <w:left w:w="30" w:type="dxa"/>
              <w:bottom w:w="20" w:type="dxa"/>
              <w:right w:w="30" w:type="dxa"/>
            </w:tcMar>
          </w:tcPr>
          <w:p w14:paraId="0B32241E" w14:textId="77777777" w:rsidR="00FA5C19" w:rsidRDefault="006D6C31">
            <w:r>
              <w:rPr>
                <w:rFonts w:ascii="Calibri" w:eastAsia="PMingLiU" w:hAnsi="Calibri" w:cs="Arial"/>
              </w:rPr>
              <w:t>TRADE_DATE</w:t>
            </w:r>
          </w:p>
        </w:tc>
        <w:tc>
          <w:tcPr>
            <w:tcW w:w="0" w:type="auto"/>
            <w:tcMar>
              <w:top w:w="30" w:type="dxa"/>
              <w:left w:w="30" w:type="dxa"/>
              <w:bottom w:w="20" w:type="dxa"/>
              <w:right w:w="30" w:type="dxa"/>
            </w:tcMar>
          </w:tcPr>
          <w:p w14:paraId="1DA03A3D" w14:textId="77777777" w:rsidR="00FA5C19" w:rsidRDefault="006D6C31">
            <w:r>
              <w:rPr>
                <w:rFonts w:ascii="Calibri" w:eastAsia="PMingLiU" w:hAnsi="Calibri" w:cs="Arial"/>
              </w:rPr>
              <w:t>Trade Date</w:t>
            </w:r>
          </w:p>
        </w:tc>
        <w:tc>
          <w:tcPr>
            <w:tcW w:w="0" w:type="auto"/>
            <w:tcMar>
              <w:top w:w="30" w:type="dxa"/>
              <w:left w:w="30" w:type="dxa"/>
              <w:bottom w:w="20" w:type="dxa"/>
              <w:right w:w="30" w:type="dxa"/>
            </w:tcMar>
          </w:tcPr>
          <w:p w14:paraId="26E6F780" w14:textId="77777777" w:rsidR="00FA5C19" w:rsidRDefault="00FA5C19"/>
        </w:tc>
      </w:tr>
      <w:tr w:rsidR="00FA5C19" w14:paraId="76664E98" w14:textId="77777777" w:rsidTr="00FA5C19">
        <w:tc>
          <w:tcPr>
            <w:tcW w:w="0" w:type="auto"/>
            <w:tcMar>
              <w:top w:w="30" w:type="dxa"/>
              <w:left w:w="30" w:type="dxa"/>
              <w:bottom w:w="20" w:type="dxa"/>
              <w:right w:w="30" w:type="dxa"/>
            </w:tcMar>
          </w:tcPr>
          <w:p w14:paraId="0C1EDAA1" w14:textId="77777777" w:rsidR="00FA5C19" w:rsidRDefault="006D6C31">
            <w:r>
              <w:rPr>
                <w:rFonts w:ascii="Calibri" w:eastAsia="PMingLiU" w:hAnsi="Calibri" w:cs="Arial"/>
              </w:rPr>
              <w:t>VALUE_DATE</w:t>
            </w:r>
          </w:p>
        </w:tc>
        <w:tc>
          <w:tcPr>
            <w:tcW w:w="0" w:type="auto"/>
            <w:tcMar>
              <w:top w:w="30" w:type="dxa"/>
              <w:left w:w="30" w:type="dxa"/>
              <w:bottom w:w="20" w:type="dxa"/>
              <w:right w:w="30" w:type="dxa"/>
            </w:tcMar>
          </w:tcPr>
          <w:p w14:paraId="16B6194C" w14:textId="77777777" w:rsidR="00FA5C19" w:rsidRDefault="006D6C31">
            <w:r>
              <w:rPr>
                <w:rFonts w:ascii="Calibri" w:eastAsia="PMingLiU" w:hAnsi="Calibri" w:cs="Arial"/>
              </w:rPr>
              <w:t>Value Date</w:t>
            </w:r>
          </w:p>
        </w:tc>
        <w:tc>
          <w:tcPr>
            <w:tcW w:w="0" w:type="auto"/>
            <w:tcMar>
              <w:top w:w="30" w:type="dxa"/>
              <w:left w:w="30" w:type="dxa"/>
              <w:bottom w:w="20" w:type="dxa"/>
              <w:right w:w="30" w:type="dxa"/>
            </w:tcMar>
          </w:tcPr>
          <w:p w14:paraId="62F54509" w14:textId="77777777" w:rsidR="00FA5C19" w:rsidRDefault="00FA5C19"/>
        </w:tc>
      </w:tr>
      <w:tr w:rsidR="00FA5C19" w14:paraId="1D3BC926" w14:textId="77777777" w:rsidTr="00FA5C19">
        <w:tc>
          <w:tcPr>
            <w:tcW w:w="0" w:type="auto"/>
            <w:tcMar>
              <w:top w:w="30" w:type="dxa"/>
              <w:left w:w="30" w:type="dxa"/>
              <w:bottom w:w="20" w:type="dxa"/>
              <w:right w:w="30" w:type="dxa"/>
            </w:tcMar>
          </w:tcPr>
          <w:p w14:paraId="4DE225BD" w14:textId="77777777" w:rsidR="00FA5C19" w:rsidRDefault="006D6C31">
            <w:r>
              <w:rPr>
                <w:rFonts w:ascii="Calibri" w:eastAsia="PMingLiU" w:hAnsi="Calibri" w:cs="Arial"/>
              </w:rPr>
              <w:t>MATURITY_DATE</w:t>
            </w:r>
          </w:p>
        </w:tc>
        <w:tc>
          <w:tcPr>
            <w:tcW w:w="0" w:type="auto"/>
            <w:tcMar>
              <w:top w:w="30" w:type="dxa"/>
              <w:left w:w="30" w:type="dxa"/>
              <w:bottom w:w="20" w:type="dxa"/>
              <w:right w:w="30" w:type="dxa"/>
            </w:tcMar>
          </w:tcPr>
          <w:p w14:paraId="77CE9BB3" w14:textId="77777777" w:rsidR="00FA5C19" w:rsidRDefault="006D6C31">
            <w:r>
              <w:rPr>
                <w:rFonts w:ascii="Calibri" w:eastAsia="PMingLiU" w:hAnsi="Calibri" w:cs="Arial"/>
              </w:rPr>
              <w:t>Maturity Date</w:t>
            </w:r>
          </w:p>
        </w:tc>
        <w:tc>
          <w:tcPr>
            <w:tcW w:w="0" w:type="auto"/>
            <w:tcMar>
              <w:top w:w="30" w:type="dxa"/>
              <w:left w:w="30" w:type="dxa"/>
              <w:bottom w:w="20" w:type="dxa"/>
              <w:right w:w="30" w:type="dxa"/>
            </w:tcMar>
          </w:tcPr>
          <w:p w14:paraId="4C380C46" w14:textId="77777777" w:rsidR="00FA5C19" w:rsidRDefault="00FA5C19"/>
        </w:tc>
      </w:tr>
      <w:tr w:rsidR="00FA5C19" w14:paraId="15C814C8" w14:textId="77777777" w:rsidTr="00FA5C19">
        <w:tc>
          <w:tcPr>
            <w:tcW w:w="0" w:type="auto"/>
            <w:tcMar>
              <w:top w:w="30" w:type="dxa"/>
              <w:left w:w="30" w:type="dxa"/>
              <w:bottom w:w="20" w:type="dxa"/>
              <w:right w:w="30" w:type="dxa"/>
            </w:tcMar>
          </w:tcPr>
          <w:p w14:paraId="19A089FA" w14:textId="77777777" w:rsidR="00FA5C19" w:rsidRDefault="006D6C31">
            <w:r>
              <w:rPr>
                <w:rFonts w:ascii="Calibri" w:eastAsia="PMingLiU" w:hAnsi="Calibri" w:cs="Arial"/>
              </w:rPr>
              <w:t>SECURITY_REFERENCE</w:t>
            </w:r>
          </w:p>
        </w:tc>
        <w:tc>
          <w:tcPr>
            <w:tcW w:w="0" w:type="auto"/>
            <w:tcMar>
              <w:top w:w="30" w:type="dxa"/>
              <w:left w:w="30" w:type="dxa"/>
              <w:bottom w:w="20" w:type="dxa"/>
              <w:right w:w="30" w:type="dxa"/>
            </w:tcMar>
          </w:tcPr>
          <w:p w14:paraId="3EDA0720" w14:textId="77777777" w:rsidR="00FA5C19" w:rsidRDefault="006D6C31">
            <w:r>
              <w:rPr>
                <w:rFonts w:ascii="Calibri" w:eastAsia="PMingLiU" w:hAnsi="Calibri" w:cs="Arial"/>
              </w:rPr>
              <w:t>Security Reference</w:t>
            </w:r>
          </w:p>
        </w:tc>
        <w:tc>
          <w:tcPr>
            <w:tcW w:w="0" w:type="auto"/>
            <w:tcMar>
              <w:top w:w="30" w:type="dxa"/>
              <w:left w:w="30" w:type="dxa"/>
              <w:bottom w:w="20" w:type="dxa"/>
              <w:right w:w="30" w:type="dxa"/>
            </w:tcMar>
          </w:tcPr>
          <w:p w14:paraId="4D501F28" w14:textId="77777777" w:rsidR="00FA5C19" w:rsidRDefault="006D6C31">
            <w:r>
              <w:rPr>
                <w:rFonts w:ascii="Calibri" w:eastAsia="PMingLiU" w:hAnsi="Calibri" w:cs="Arial"/>
              </w:rPr>
              <w:t>Refence of the security on the security leg</w:t>
            </w:r>
          </w:p>
        </w:tc>
      </w:tr>
      <w:tr w:rsidR="00FA5C19" w14:paraId="27CBD7C9" w14:textId="77777777" w:rsidTr="00FA5C19">
        <w:tc>
          <w:tcPr>
            <w:tcW w:w="0" w:type="auto"/>
            <w:tcMar>
              <w:top w:w="30" w:type="dxa"/>
              <w:left w:w="30" w:type="dxa"/>
              <w:bottom w:w="20" w:type="dxa"/>
              <w:right w:w="30" w:type="dxa"/>
            </w:tcMar>
          </w:tcPr>
          <w:p w14:paraId="37D1E891" w14:textId="77777777" w:rsidR="00FA5C19" w:rsidRDefault="006D6C31">
            <w:r>
              <w:rPr>
                <w:rFonts w:ascii="Calibri" w:eastAsia="PMingLiU" w:hAnsi="Calibri" w:cs="Arial"/>
              </w:rPr>
              <w:t>SECURITY_NOMINAL</w:t>
            </w:r>
          </w:p>
        </w:tc>
        <w:tc>
          <w:tcPr>
            <w:tcW w:w="0" w:type="auto"/>
            <w:tcMar>
              <w:top w:w="30" w:type="dxa"/>
              <w:left w:w="30" w:type="dxa"/>
              <w:bottom w:w="20" w:type="dxa"/>
              <w:right w:w="30" w:type="dxa"/>
            </w:tcMar>
          </w:tcPr>
          <w:p w14:paraId="0AD3C717" w14:textId="77777777" w:rsidR="00FA5C19" w:rsidRDefault="006D6C31">
            <w:r>
              <w:rPr>
                <w:rFonts w:ascii="Calibri" w:eastAsia="PMingLiU" w:hAnsi="Calibri" w:cs="Arial"/>
              </w:rPr>
              <w:t>Security Nominal</w:t>
            </w:r>
          </w:p>
        </w:tc>
        <w:tc>
          <w:tcPr>
            <w:tcW w:w="0" w:type="auto"/>
            <w:tcMar>
              <w:top w:w="30" w:type="dxa"/>
              <w:left w:w="30" w:type="dxa"/>
              <w:bottom w:w="20" w:type="dxa"/>
              <w:right w:w="30" w:type="dxa"/>
            </w:tcMar>
          </w:tcPr>
          <w:p w14:paraId="79896A9C" w14:textId="77777777" w:rsidR="00FA5C19" w:rsidRDefault="006D6C31">
            <w:r>
              <w:rPr>
                <w:rFonts w:ascii="Calibri" w:eastAsia="PMingLiU" w:hAnsi="Calibri" w:cs="Arial"/>
              </w:rPr>
              <w:t>Nominal of security leg.</w:t>
            </w:r>
          </w:p>
        </w:tc>
      </w:tr>
      <w:tr w:rsidR="00FA5C19" w14:paraId="2060753E" w14:textId="77777777" w:rsidTr="00FA5C19">
        <w:tc>
          <w:tcPr>
            <w:tcW w:w="0" w:type="auto"/>
            <w:tcMar>
              <w:top w:w="30" w:type="dxa"/>
              <w:left w:w="30" w:type="dxa"/>
              <w:bottom w:w="20" w:type="dxa"/>
              <w:right w:w="30" w:type="dxa"/>
            </w:tcMar>
          </w:tcPr>
          <w:p w14:paraId="52221043" w14:textId="77777777" w:rsidR="00FA5C19" w:rsidRDefault="006D6C31">
            <w:r>
              <w:rPr>
                <w:rFonts w:ascii="Calibri" w:eastAsia="PMingLiU" w:hAnsi="Calibri" w:cs="Arial"/>
              </w:rPr>
              <w:t>CASH_NOMINAL</w:t>
            </w:r>
          </w:p>
        </w:tc>
        <w:tc>
          <w:tcPr>
            <w:tcW w:w="0" w:type="auto"/>
            <w:tcMar>
              <w:top w:w="30" w:type="dxa"/>
              <w:left w:w="30" w:type="dxa"/>
              <w:bottom w:w="20" w:type="dxa"/>
              <w:right w:w="30" w:type="dxa"/>
            </w:tcMar>
          </w:tcPr>
          <w:p w14:paraId="7FD6B6CC" w14:textId="77777777" w:rsidR="00FA5C19" w:rsidRDefault="006D6C31">
            <w:r>
              <w:rPr>
                <w:rFonts w:ascii="Calibri" w:eastAsia="PMingLiU" w:hAnsi="Calibri" w:cs="Arial"/>
              </w:rPr>
              <w:t>Cash Nominal</w:t>
            </w:r>
          </w:p>
        </w:tc>
        <w:tc>
          <w:tcPr>
            <w:tcW w:w="0" w:type="auto"/>
            <w:tcMar>
              <w:top w:w="30" w:type="dxa"/>
              <w:left w:w="30" w:type="dxa"/>
              <w:bottom w:w="20" w:type="dxa"/>
              <w:right w:w="30" w:type="dxa"/>
            </w:tcMar>
          </w:tcPr>
          <w:p w14:paraId="6B2FB5DB" w14:textId="77777777" w:rsidR="00FA5C19" w:rsidRDefault="00FA5C19"/>
        </w:tc>
      </w:tr>
      <w:tr w:rsidR="00FA5C19" w14:paraId="3BD96DB7" w14:textId="77777777" w:rsidTr="00FA5C19">
        <w:tc>
          <w:tcPr>
            <w:tcW w:w="0" w:type="auto"/>
            <w:tcMar>
              <w:top w:w="30" w:type="dxa"/>
              <w:left w:w="30" w:type="dxa"/>
              <w:bottom w:w="20" w:type="dxa"/>
              <w:right w:w="30" w:type="dxa"/>
            </w:tcMar>
          </w:tcPr>
          <w:p w14:paraId="2F7E878B" w14:textId="77777777" w:rsidR="00FA5C19" w:rsidRDefault="006D6C31">
            <w:r>
              <w:rPr>
                <w:rFonts w:ascii="Calibri" w:eastAsia="PMingLiU" w:hAnsi="Calibri" w:cs="Arial"/>
              </w:rPr>
              <w:t>CASH_CURRENCY</w:t>
            </w:r>
          </w:p>
        </w:tc>
        <w:tc>
          <w:tcPr>
            <w:tcW w:w="0" w:type="auto"/>
            <w:tcMar>
              <w:top w:w="30" w:type="dxa"/>
              <w:left w:w="30" w:type="dxa"/>
              <w:bottom w:w="20" w:type="dxa"/>
              <w:right w:w="30" w:type="dxa"/>
            </w:tcMar>
          </w:tcPr>
          <w:p w14:paraId="2422A5EE"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
          <w:p w14:paraId="60446B68" w14:textId="77777777" w:rsidR="00FA5C19" w:rsidRDefault="00FA5C19"/>
        </w:tc>
      </w:tr>
      <w:tr w:rsidR="00FA5C19" w14:paraId="357C99A4" w14:textId="77777777" w:rsidTr="00FA5C19">
        <w:tc>
          <w:tcPr>
            <w:tcW w:w="0" w:type="auto"/>
            <w:tcMar>
              <w:top w:w="30" w:type="dxa"/>
              <w:left w:w="30" w:type="dxa"/>
              <w:bottom w:w="20" w:type="dxa"/>
              <w:right w:w="30" w:type="dxa"/>
            </w:tcMar>
          </w:tcPr>
          <w:p w14:paraId="1F52E5C4" w14:textId="77777777" w:rsidR="00FA5C19" w:rsidRDefault="006D6C31">
            <w:r>
              <w:rPr>
                <w:rFonts w:ascii="Calibri" w:eastAsia="PMingLiU" w:hAnsi="Calibri" w:cs="Arial"/>
              </w:rPr>
              <w:t>CASH_INTEREST_RATE</w:t>
            </w:r>
          </w:p>
        </w:tc>
        <w:tc>
          <w:tcPr>
            <w:tcW w:w="0" w:type="auto"/>
            <w:tcMar>
              <w:top w:w="30" w:type="dxa"/>
              <w:left w:w="30" w:type="dxa"/>
              <w:bottom w:w="20" w:type="dxa"/>
              <w:right w:w="30" w:type="dxa"/>
            </w:tcMar>
          </w:tcPr>
          <w:p w14:paraId="4A455357" w14:textId="77777777" w:rsidR="00FA5C19" w:rsidRDefault="006D6C31">
            <w:r>
              <w:rPr>
                <w:rFonts w:ascii="Calibri" w:eastAsia="PMingLiU" w:hAnsi="Calibri" w:cs="Arial"/>
              </w:rPr>
              <w:t>Interest Rate</w:t>
            </w:r>
          </w:p>
        </w:tc>
        <w:tc>
          <w:tcPr>
            <w:tcW w:w="0" w:type="auto"/>
            <w:tcMar>
              <w:top w:w="30" w:type="dxa"/>
              <w:left w:w="30" w:type="dxa"/>
              <w:bottom w:w="20" w:type="dxa"/>
              <w:right w:w="30" w:type="dxa"/>
            </w:tcMar>
          </w:tcPr>
          <w:p w14:paraId="609B00DA" w14:textId="77777777" w:rsidR="00FA5C19" w:rsidRDefault="00FA5C19"/>
        </w:tc>
      </w:tr>
      <w:tr w:rsidR="00FA5C19" w14:paraId="273D9215" w14:textId="77777777" w:rsidTr="00FA5C19">
        <w:tc>
          <w:tcPr>
            <w:tcW w:w="0" w:type="auto"/>
            <w:tcMar>
              <w:top w:w="30" w:type="dxa"/>
              <w:left w:w="30" w:type="dxa"/>
              <w:bottom w:w="20" w:type="dxa"/>
              <w:right w:w="30" w:type="dxa"/>
            </w:tcMar>
          </w:tcPr>
          <w:p w14:paraId="081EF861" w14:textId="77777777" w:rsidR="00FA5C19" w:rsidRDefault="006D6C31">
            <w:r>
              <w:rPr>
                <w:rFonts w:ascii="Calibri" w:eastAsia="PMingLiU" w:hAnsi="Calibri" w:cs="Arial"/>
              </w:rPr>
              <w:t>CASH_ACCRUAL_BASIS</w:t>
            </w:r>
          </w:p>
        </w:tc>
        <w:tc>
          <w:tcPr>
            <w:tcW w:w="0" w:type="auto"/>
            <w:tcMar>
              <w:top w:w="30" w:type="dxa"/>
              <w:left w:w="30" w:type="dxa"/>
              <w:bottom w:w="20" w:type="dxa"/>
              <w:right w:w="30" w:type="dxa"/>
            </w:tcMar>
          </w:tcPr>
          <w:p w14:paraId="272B65E0" w14:textId="77777777" w:rsidR="00FA5C19" w:rsidRDefault="006D6C31">
            <w:r>
              <w:rPr>
                <w:rFonts w:ascii="Calibri" w:eastAsia="PMingLiU" w:hAnsi="Calibri" w:cs="Arial"/>
              </w:rPr>
              <w:t>Accrual Basis</w:t>
            </w:r>
          </w:p>
        </w:tc>
        <w:tc>
          <w:tcPr>
            <w:tcW w:w="0" w:type="auto"/>
            <w:tcMar>
              <w:top w:w="30" w:type="dxa"/>
              <w:left w:w="30" w:type="dxa"/>
              <w:bottom w:w="20" w:type="dxa"/>
              <w:right w:w="30" w:type="dxa"/>
            </w:tcMar>
          </w:tcPr>
          <w:p w14:paraId="46F00489" w14:textId="77777777" w:rsidR="00FA5C19" w:rsidRDefault="006D6C31">
            <w:r>
              <w:rPr>
                <w:rFonts w:ascii="Calibri" w:eastAsia="PMingLiU" w:hAnsi="Calibri" w:cs="Arial"/>
              </w:rPr>
              <w:t>Actual/365</w:t>
            </w:r>
          </w:p>
          <w:p w14:paraId="00EAE486" w14:textId="77777777" w:rsidR="00FA5C19" w:rsidRDefault="006D6C31">
            <w:r>
              <w:rPr>
                <w:rFonts w:ascii="Calibri" w:eastAsia="PMingLiU" w:hAnsi="Calibri" w:cs="Arial"/>
              </w:rPr>
              <w:t>Actual/360</w:t>
            </w:r>
          </w:p>
          <w:p w14:paraId="4E4D999B" w14:textId="77777777" w:rsidR="00FA5C19" w:rsidRDefault="006D6C31">
            <w:r>
              <w:rPr>
                <w:rFonts w:ascii="Calibri" w:eastAsia="PMingLiU" w:hAnsi="Calibri" w:cs="Arial"/>
              </w:rPr>
              <w:t>Actual/Actual</w:t>
            </w:r>
          </w:p>
          <w:p w14:paraId="120AC09B" w14:textId="77777777" w:rsidR="00FA5C19" w:rsidRDefault="006D6C31">
            <w:r>
              <w:rPr>
                <w:rFonts w:ascii="Calibri" w:eastAsia="PMingLiU" w:hAnsi="Calibri" w:cs="Arial"/>
              </w:rPr>
              <w:t>30/360</w:t>
            </w:r>
          </w:p>
          <w:p w14:paraId="418BAB76" w14:textId="77777777" w:rsidR="00FA5C19" w:rsidRDefault="006D6C31">
            <w:r>
              <w:rPr>
                <w:rFonts w:ascii="Calibri" w:eastAsia="PMingLiU" w:hAnsi="Calibri" w:cs="Arial"/>
              </w:rPr>
              <w:t>30E/360</w:t>
            </w:r>
          </w:p>
          <w:p w14:paraId="263DADB4" w14:textId="77777777" w:rsidR="00FA5C19" w:rsidRDefault="006D6C31">
            <w:r>
              <w:rPr>
                <w:rFonts w:ascii="Calibri" w:eastAsia="PMingLiU" w:hAnsi="Calibri" w:cs="Arial"/>
              </w:rPr>
              <w:t>30A/360</w:t>
            </w:r>
          </w:p>
        </w:tc>
      </w:tr>
      <w:tr w:rsidR="00FA5C19" w14:paraId="1D9419CD" w14:textId="77777777" w:rsidTr="00FA5C19">
        <w:tc>
          <w:tcPr>
            <w:tcW w:w="0" w:type="auto"/>
            <w:tcMar>
              <w:top w:w="30" w:type="dxa"/>
              <w:left w:w="30" w:type="dxa"/>
              <w:bottom w:w="20" w:type="dxa"/>
              <w:right w:w="30" w:type="dxa"/>
            </w:tcMar>
          </w:tcPr>
          <w:p w14:paraId="0019F23F" w14:textId="77777777" w:rsidR="00FA5C19" w:rsidRDefault="006D6C31">
            <w:r>
              <w:rPr>
                <w:rFonts w:ascii="Calibri" w:eastAsia="PMingLiU" w:hAnsi="Calibri" w:cs="Arial"/>
              </w:rPr>
              <w:t> CASH_INITIAL_YEILD</w:t>
            </w:r>
          </w:p>
        </w:tc>
        <w:tc>
          <w:tcPr>
            <w:tcW w:w="0" w:type="auto"/>
            <w:tcMar>
              <w:top w:w="30" w:type="dxa"/>
              <w:left w:w="30" w:type="dxa"/>
              <w:bottom w:w="20" w:type="dxa"/>
              <w:right w:w="30" w:type="dxa"/>
            </w:tcMar>
          </w:tcPr>
          <w:p w14:paraId="7E6EFA5A" w14:textId="77777777" w:rsidR="00FA5C19" w:rsidRDefault="006D6C31">
            <w:r>
              <w:rPr>
                <w:rFonts w:ascii="Calibri" w:eastAsia="PMingLiU" w:hAnsi="Calibri" w:cs="Arial"/>
              </w:rPr>
              <w:t> Cash Initial Yeild</w:t>
            </w:r>
          </w:p>
        </w:tc>
        <w:tc>
          <w:tcPr>
            <w:tcW w:w="0" w:type="auto"/>
            <w:tcMar>
              <w:top w:w="30" w:type="dxa"/>
              <w:left w:w="30" w:type="dxa"/>
              <w:bottom w:w="20" w:type="dxa"/>
              <w:right w:w="30" w:type="dxa"/>
            </w:tcMar>
          </w:tcPr>
          <w:p w14:paraId="028759FE" w14:textId="77777777" w:rsidR="00FA5C19" w:rsidRDefault="006D6C31">
            <w:r>
              <w:rPr>
                <w:rFonts w:ascii="Calibri" w:eastAsia="PMingLiU" w:hAnsi="Calibri" w:cs="Arial"/>
              </w:rPr>
              <w:t> In %</w:t>
            </w:r>
          </w:p>
        </w:tc>
      </w:tr>
      <w:tr w:rsidR="00FA5C19" w14:paraId="6F6E870B" w14:textId="77777777" w:rsidTr="00FA5C19">
        <w:tc>
          <w:tcPr>
            <w:tcW w:w="0" w:type="auto"/>
            <w:tcMar>
              <w:top w:w="30" w:type="dxa"/>
              <w:left w:w="30" w:type="dxa"/>
              <w:bottom w:w="20" w:type="dxa"/>
              <w:right w:w="30" w:type="dxa"/>
            </w:tcMar>
          </w:tcPr>
          <w:p w14:paraId="55AE8D9D" w14:textId="77777777" w:rsidR="00FA5C19" w:rsidRDefault="006D6C31">
            <w:r>
              <w:rPr>
                <w:rFonts w:ascii="Calibri" w:eastAsia="PMingLiU" w:hAnsi="Calibri" w:cs="Arial"/>
              </w:rPr>
              <w:t>CASH_AMORTIZED_COST</w:t>
            </w:r>
          </w:p>
        </w:tc>
        <w:tc>
          <w:tcPr>
            <w:tcW w:w="0" w:type="auto"/>
            <w:tcMar>
              <w:top w:w="30" w:type="dxa"/>
              <w:left w:w="30" w:type="dxa"/>
              <w:bottom w:w="20" w:type="dxa"/>
              <w:right w:w="30" w:type="dxa"/>
            </w:tcMar>
          </w:tcPr>
          <w:p w14:paraId="247B9D19" w14:textId="77777777" w:rsidR="00FA5C19" w:rsidRDefault="006D6C31">
            <w:r>
              <w:rPr>
                <w:rFonts w:ascii="Calibri" w:eastAsia="PMingLiU" w:hAnsi="Calibri" w:cs="Arial"/>
              </w:rPr>
              <w:t>Amortized Cost</w:t>
            </w:r>
          </w:p>
        </w:tc>
        <w:tc>
          <w:tcPr>
            <w:tcW w:w="0" w:type="auto"/>
            <w:tcMar>
              <w:top w:w="30" w:type="dxa"/>
              <w:left w:w="30" w:type="dxa"/>
              <w:bottom w:w="20" w:type="dxa"/>
              <w:right w:w="30" w:type="dxa"/>
            </w:tcMar>
          </w:tcPr>
          <w:p w14:paraId="3546927D" w14:textId="77777777" w:rsidR="00FA5C19" w:rsidRDefault="00FA5C19"/>
        </w:tc>
      </w:tr>
      <w:tr w:rsidR="00FA5C19" w14:paraId="35109F99" w14:textId="77777777" w:rsidTr="00FA5C19">
        <w:tc>
          <w:tcPr>
            <w:tcW w:w="0" w:type="auto"/>
            <w:tcMar>
              <w:top w:w="30" w:type="dxa"/>
              <w:left w:w="30" w:type="dxa"/>
              <w:bottom w:w="20" w:type="dxa"/>
              <w:right w:w="30" w:type="dxa"/>
            </w:tcMar>
          </w:tcPr>
          <w:p w14:paraId="7E3FB5B1" w14:textId="77777777" w:rsidR="00FA5C19" w:rsidRDefault="006D6C31">
            <w:r>
              <w:rPr>
                <w:rFonts w:ascii="Calibri" w:eastAsia="PMingLiU" w:hAnsi="Calibri" w:cs="Arial"/>
              </w:rPr>
              <w:t>RISK_COUNTRY</w:t>
            </w:r>
          </w:p>
        </w:tc>
        <w:tc>
          <w:tcPr>
            <w:tcW w:w="0" w:type="auto"/>
            <w:tcMar>
              <w:top w:w="30" w:type="dxa"/>
              <w:left w:w="30" w:type="dxa"/>
              <w:bottom w:w="20" w:type="dxa"/>
              <w:right w:w="30" w:type="dxa"/>
            </w:tcMar>
          </w:tcPr>
          <w:p w14:paraId="6D2A3B83" w14:textId="77777777" w:rsidR="00FA5C19" w:rsidRDefault="00FA5C19"/>
        </w:tc>
        <w:tc>
          <w:tcPr>
            <w:tcW w:w="0" w:type="auto"/>
            <w:tcMar>
              <w:top w:w="30" w:type="dxa"/>
              <w:left w:w="30" w:type="dxa"/>
              <w:bottom w:w="20" w:type="dxa"/>
              <w:right w:w="30" w:type="dxa"/>
            </w:tcMar>
          </w:tcPr>
          <w:p w14:paraId="083A064E" w14:textId="77777777" w:rsidR="00FA5C19" w:rsidRDefault="00FA5C19"/>
        </w:tc>
      </w:tr>
      <w:tr w:rsidR="00FA5C19" w14:paraId="0320D569" w14:textId="77777777" w:rsidTr="00FA5C19">
        <w:tc>
          <w:tcPr>
            <w:tcW w:w="0" w:type="auto"/>
            <w:tcMar>
              <w:top w:w="30" w:type="dxa"/>
              <w:left w:w="30" w:type="dxa"/>
              <w:bottom w:w="20" w:type="dxa"/>
              <w:right w:w="30" w:type="dxa"/>
            </w:tcMar>
          </w:tcPr>
          <w:p w14:paraId="59C79270" w14:textId="77777777" w:rsidR="00FA5C19" w:rsidRDefault="006D6C31">
            <w:r>
              <w:rPr>
                <w:rFonts w:ascii="Calibri" w:eastAsia="PMingLiU" w:hAnsi="Calibri" w:cs="Arial"/>
              </w:rPr>
              <w:t>CONTRACT_TYPE</w:t>
            </w:r>
          </w:p>
        </w:tc>
        <w:tc>
          <w:tcPr>
            <w:tcW w:w="0" w:type="auto"/>
            <w:tcMar>
              <w:top w:w="30" w:type="dxa"/>
              <w:left w:w="30" w:type="dxa"/>
              <w:bottom w:w="20" w:type="dxa"/>
              <w:right w:w="30" w:type="dxa"/>
            </w:tcMar>
          </w:tcPr>
          <w:p w14:paraId="5849B511" w14:textId="77777777" w:rsidR="00FA5C19" w:rsidRDefault="00FA5C19"/>
        </w:tc>
        <w:tc>
          <w:tcPr>
            <w:tcW w:w="0" w:type="auto"/>
            <w:tcMar>
              <w:top w:w="30" w:type="dxa"/>
              <w:left w:w="30" w:type="dxa"/>
              <w:bottom w:w="20" w:type="dxa"/>
              <w:right w:w="30" w:type="dxa"/>
            </w:tcMar>
          </w:tcPr>
          <w:p w14:paraId="1EB439F9" w14:textId="77777777" w:rsidR="00FA5C19" w:rsidRDefault="00FA5C19"/>
        </w:tc>
      </w:tr>
      <w:tr w:rsidR="00FA5C19" w14:paraId="30059B56" w14:textId="77777777" w:rsidTr="00FA5C19">
        <w:tc>
          <w:tcPr>
            <w:tcW w:w="0" w:type="auto"/>
            <w:tcMar>
              <w:top w:w="30" w:type="dxa"/>
              <w:left w:w="30" w:type="dxa"/>
              <w:bottom w:w="20" w:type="dxa"/>
              <w:right w:w="30" w:type="dxa"/>
            </w:tcMar>
          </w:tcPr>
          <w:p w14:paraId="1DA7C95B" w14:textId="77777777" w:rsidR="00FA5C19" w:rsidRDefault="006D6C31">
            <w:r>
              <w:rPr>
                <w:rFonts w:ascii="Calibri" w:eastAsia="PMingLiU" w:hAnsi="Calibri" w:cs="Arial"/>
              </w:rPr>
              <w:t>DIM2</w:t>
            </w:r>
          </w:p>
        </w:tc>
        <w:tc>
          <w:tcPr>
            <w:tcW w:w="0" w:type="auto"/>
            <w:tcMar>
              <w:top w:w="30" w:type="dxa"/>
              <w:left w:w="30" w:type="dxa"/>
              <w:bottom w:w="20" w:type="dxa"/>
              <w:right w:w="30" w:type="dxa"/>
            </w:tcMar>
          </w:tcPr>
          <w:p w14:paraId="48E461FB" w14:textId="77777777" w:rsidR="00FA5C19" w:rsidRDefault="006D6C31">
            <w:r>
              <w:rPr>
                <w:rFonts w:ascii="Calibri" w:eastAsia="PMingLiU" w:hAnsi="Calibri" w:cs="Arial"/>
              </w:rPr>
              <w:t>Company Code</w:t>
            </w:r>
          </w:p>
        </w:tc>
        <w:tc>
          <w:tcPr>
            <w:tcW w:w="0" w:type="auto"/>
            <w:tcMar>
              <w:top w:w="30" w:type="dxa"/>
              <w:left w:w="30" w:type="dxa"/>
              <w:bottom w:w="20" w:type="dxa"/>
              <w:right w:w="30" w:type="dxa"/>
            </w:tcMar>
          </w:tcPr>
          <w:p w14:paraId="7C8FB452" w14:textId="77777777" w:rsidR="00FA5C19" w:rsidRDefault="00FA5C19"/>
        </w:tc>
      </w:tr>
      <w:tr w:rsidR="00FA5C19" w14:paraId="40DFB297" w14:textId="77777777" w:rsidTr="00FA5C19">
        <w:tc>
          <w:tcPr>
            <w:tcW w:w="0" w:type="auto"/>
            <w:tcMar>
              <w:top w:w="30" w:type="dxa"/>
              <w:left w:w="30" w:type="dxa"/>
              <w:bottom w:w="20" w:type="dxa"/>
              <w:right w:w="30" w:type="dxa"/>
            </w:tcMar>
          </w:tcPr>
          <w:p w14:paraId="6224FB4C" w14:textId="77777777" w:rsidR="00FA5C19" w:rsidRDefault="006D6C31">
            <w:r>
              <w:rPr>
                <w:rFonts w:ascii="Calibri" w:eastAsia="PMingLiU" w:hAnsi="Calibri" w:cs="Arial"/>
              </w:rPr>
              <w:t>DIM6</w:t>
            </w:r>
          </w:p>
        </w:tc>
        <w:tc>
          <w:tcPr>
            <w:tcW w:w="0" w:type="auto"/>
            <w:tcMar>
              <w:top w:w="30" w:type="dxa"/>
              <w:left w:w="30" w:type="dxa"/>
              <w:bottom w:w="20" w:type="dxa"/>
              <w:right w:w="30" w:type="dxa"/>
            </w:tcMar>
          </w:tcPr>
          <w:p w14:paraId="3FC97045" w14:textId="77777777" w:rsidR="00FA5C19" w:rsidRDefault="006D6C31">
            <w:r>
              <w:rPr>
                <w:rFonts w:ascii="Calibri" w:eastAsia="PMingLiU" w:hAnsi="Calibri" w:cs="Arial"/>
              </w:rPr>
              <w:t>Basel Asset Class</w:t>
            </w:r>
          </w:p>
        </w:tc>
        <w:tc>
          <w:tcPr>
            <w:tcW w:w="0" w:type="auto"/>
            <w:tcMar>
              <w:top w:w="30" w:type="dxa"/>
              <w:left w:w="30" w:type="dxa"/>
              <w:bottom w:w="20" w:type="dxa"/>
              <w:right w:w="30" w:type="dxa"/>
            </w:tcMar>
          </w:tcPr>
          <w:p w14:paraId="2DE4E2DB" w14:textId="77777777" w:rsidR="00FA5C19" w:rsidRDefault="00FA5C19"/>
        </w:tc>
      </w:tr>
      <w:tr w:rsidR="00FA5C19" w14:paraId="0F7D575B" w14:textId="77777777" w:rsidTr="00FA5C19">
        <w:tc>
          <w:tcPr>
            <w:tcW w:w="0" w:type="auto"/>
            <w:tcMar>
              <w:top w:w="30" w:type="dxa"/>
              <w:left w:w="30" w:type="dxa"/>
              <w:bottom w:w="20" w:type="dxa"/>
              <w:right w:w="30" w:type="dxa"/>
            </w:tcMar>
          </w:tcPr>
          <w:p w14:paraId="60D32C30" w14:textId="77777777" w:rsidR="00FA5C19" w:rsidRDefault="006D6C31">
            <w:r>
              <w:rPr>
                <w:rFonts w:ascii="Calibri" w:eastAsia="PMingLiU" w:hAnsi="Calibri" w:cs="Arial"/>
              </w:rPr>
              <w:t>DIM13</w:t>
            </w:r>
          </w:p>
        </w:tc>
        <w:tc>
          <w:tcPr>
            <w:tcW w:w="0" w:type="auto"/>
            <w:tcMar>
              <w:top w:w="30" w:type="dxa"/>
              <w:left w:w="30" w:type="dxa"/>
              <w:bottom w:w="20" w:type="dxa"/>
              <w:right w:w="30" w:type="dxa"/>
            </w:tcMar>
          </w:tcPr>
          <w:p w14:paraId="20530568" w14:textId="77777777" w:rsidR="00FA5C19" w:rsidRDefault="006D6C31">
            <w:r>
              <w:rPr>
                <w:rFonts w:ascii="Calibri" w:eastAsia="PMingLiU" w:hAnsi="Calibri" w:cs="Arial"/>
              </w:rPr>
              <w:t>Segment Type</w:t>
            </w:r>
          </w:p>
        </w:tc>
        <w:tc>
          <w:tcPr>
            <w:tcW w:w="0" w:type="auto"/>
            <w:tcMar>
              <w:top w:w="30" w:type="dxa"/>
              <w:left w:w="30" w:type="dxa"/>
              <w:bottom w:w="20" w:type="dxa"/>
              <w:right w:w="30" w:type="dxa"/>
            </w:tcMar>
          </w:tcPr>
          <w:p w14:paraId="2C0323B3" w14:textId="77777777" w:rsidR="00FA5C19" w:rsidRDefault="00FA5C19"/>
        </w:tc>
      </w:tr>
      <w:tr w:rsidR="00FA5C19" w14:paraId="20B4AA65" w14:textId="77777777" w:rsidTr="00FA5C19">
        <w:tc>
          <w:tcPr>
            <w:tcW w:w="0" w:type="auto"/>
            <w:tcMar>
              <w:top w:w="30" w:type="dxa"/>
              <w:left w:w="30" w:type="dxa"/>
              <w:bottom w:w="20" w:type="dxa"/>
              <w:right w:w="30" w:type="dxa"/>
            </w:tcMar>
          </w:tcPr>
          <w:p w14:paraId="568D02EB" w14:textId="77777777" w:rsidR="00FA5C19" w:rsidRDefault="006D6C31">
            <w:r>
              <w:rPr>
                <w:rFonts w:ascii="Calibri" w:eastAsia="PMingLiU" w:hAnsi="Calibri" w:cs="Arial"/>
              </w:rPr>
              <w:t>DIM14</w:t>
            </w:r>
          </w:p>
        </w:tc>
        <w:tc>
          <w:tcPr>
            <w:tcW w:w="0" w:type="auto"/>
            <w:tcMar>
              <w:top w:w="30" w:type="dxa"/>
              <w:left w:w="30" w:type="dxa"/>
              <w:bottom w:w="20" w:type="dxa"/>
              <w:right w:w="30" w:type="dxa"/>
            </w:tcMar>
          </w:tcPr>
          <w:p w14:paraId="7AB5C86F" w14:textId="77777777" w:rsidR="00FA5C19" w:rsidRDefault="006D6C31">
            <w:r>
              <w:rPr>
                <w:rFonts w:ascii="Calibri" w:eastAsia="PMingLiU" w:hAnsi="Calibri" w:cs="Arial"/>
              </w:rPr>
              <w:t>Original Rating</w:t>
            </w:r>
          </w:p>
        </w:tc>
        <w:tc>
          <w:tcPr>
            <w:tcW w:w="0" w:type="auto"/>
            <w:tcMar>
              <w:top w:w="30" w:type="dxa"/>
              <w:left w:w="30" w:type="dxa"/>
              <w:bottom w:w="20" w:type="dxa"/>
              <w:right w:w="30" w:type="dxa"/>
            </w:tcMar>
          </w:tcPr>
          <w:p w14:paraId="2AD74D13" w14:textId="77777777" w:rsidR="00FA5C19" w:rsidRDefault="00FA5C19"/>
        </w:tc>
      </w:tr>
      <w:tr w:rsidR="00FA5C19" w14:paraId="345ED253" w14:textId="77777777" w:rsidTr="00FA5C19">
        <w:tc>
          <w:tcPr>
            <w:tcW w:w="0" w:type="auto"/>
            <w:tcMar>
              <w:top w:w="30" w:type="dxa"/>
              <w:left w:w="30" w:type="dxa"/>
              <w:bottom w:w="20" w:type="dxa"/>
              <w:right w:w="30" w:type="dxa"/>
            </w:tcMar>
          </w:tcPr>
          <w:p w14:paraId="4DF9AC06" w14:textId="77777777" w:rsidR="00FA5C19" w:rsidRDefault="006D6C31">
            <w:r>
              <w:rPr>
                <w:rFonts w:ascii="Calibri" w:eastAsia="PMingLiU" w:hAnsi="Calibri" w:cs="Arial"/>
              </w:rPr>
              <w:t>DIM15</w:t>
            </w:r>
          </w:p>
        </w:tc>
        <w:tc>
          <w:tcPr>
            <w:tcW w:w="0" w:type="auto"/>
            <w:tcMar>
              <w:top w:w="30" w:type="dxa"/>
              <w:left w:w="30" w:type="dxa"/>
              <w:bottom w:w="20" w:type="dxa"/>
              <w:right w:w="30" w:type="dxa"/>
            </w:tcMar>
          </w:tcPr>
          <w:p w14:paraId="7E493905" w14:textId="77777777" w:rsidR="00FA5C19" w:rsidRDefault="006D6C31">
            <w:r>
              <w:rPr>
                <w:rFonts w:ascii="Calibri" w:eastAsia="PMingLiU" w:hAnsi="Calibri" w:cs="Arial"/>
              </w:rPr>
              <w:t>Current Rating</w:t>
            </w:r>
          </w:p>
        </w:tc>
        <w:tc>
          <w:tcPr>
            <w:tcW w:w="0" w:type="auto"/>
            <w:tcMar>
              <w:top w:w="30" w:type="dxa"/>
              <w:left w:w="30" w:type="dxa"/>
              <w:bottom w:w="20" w:type="dxa"/>
              <w:right w:w="30" w:type="dxa"/>
            </w:tcMar>
          </w:tcPr>
          <w:p w14:paraId="5A1D62A9" w14:textId="77777777" w:rsidR="00FA5C19" w:rsidRDefault="00FA5C19"/>
        </w:tc>
      </w:tr>
      <w:tr w:rsidR="00FA5C19" w14:paraId="7E5A9D4A" w14:textId="77777777" w:rsidTr="00FA5C19">
        <w:tc>
          <w:tcPr>
            <w:tcW w:w="0" w:type="auto"/>
            <w:tcMar>
              <w:top w:w="30" w:type="dxa"/>
              <w:left w:w="30" w:type="dxa"/>
              <w:bottom w:w="20" w:type="dxa"/>
              <w:right w:w="30" w:type="dxa"/>
            </w:tcMar>
          </w:tcPr>
          <w:p w14:paraId="34B78754" w14:textId="77777777" w:rsidR="00FA5C19" w:rsidRDefault="006D6C31">
            <w:r>
              <w:rPr>
                <w:rFonts w:ascii="Calibri" w:eastAsia="PMingLiU" w:hAnsi="Calibri" w:cs="Arial"/>
              </w:rPr>
              <w:t>RATE_DEF_TYPE</w:t>
            </w:r>
          </w:p>
        </w:tc>
        <w:tc>
          <w:tcPr>
            <w:tcW w:w="0" w:type="auto"/>
            <w:tcMar>
              <w:top w:w="30" w:type="dxa"/>
              <w:left w:w="30" w:type="dxa"/>
              <w:bottom w:w="20" w:type="dxa"/>
              <w:right w:w="30" w:type="dxa"/>
            </w:tcMar>
          </w:tcPr>
          <w:p w14:paraId="7FCF7ECC" w14:textId="77777777" w:rsidR="00FA5C19" w:rsidRDefault="006D6C31">
            <w:r>
              <w:rPr>
                <w:rFonts w:ascii="Calibri" w:eastAsia="PMingLiU" w:hAnsi="Calibri" w:cs="Arial"/>
              </w:rPr>
              <w:t>Rate type</w:t>
            </w:r>
          </w:p>
        </w:tc>
        <w:tc>
          <w:tcPr>
            <w:tcW w:w="0" w:type="auto"/>
            <w:tcMar>
              <w:top w:w="30" w:type="dxa"/>
              <w:left w:w="30" w:type="dxa"/>
              <w:bottom w:w="20" w:type="dxa"/>
              <w:right w:w="30" w:type="dxa"/>
            </w:tcMar>
          </w:tcPr>
          <w:p w14:paraId="56405DC8" w14:textId="77777777" w:rsidR="00FA5C19" w:rsidRDefault="006D6C31">
            <w:r>
              <w:rPr>
                <w:rFonts w:ascii="Calibri" w:eastAsia="PMingLiU" w:hAnsi="Calibri" w:cs="Arial"/>
              </w:rPr>
              <w:t>Fixed or Floating</w:t>
            </w:r>
            <w:r>
              <w:rPr>
                <w:rFonts w:ascii="Calibri" w:eastAsia="PMingLiU" w:hAnsi="Calibri" w:cs="Arial"/>
              </w:rPr>
              <w:br/>
              <w:t>FixFixed</w:t>
            </w:r>
          </w:p>
        </w:tc>
      </w:tr>
      <w:tr w:rsidR="00FA5C19" w14:paraId="4FE13EE3" w14:textId="77777777" w:rsidTr="00FA5C19">
        <w:tc>
          <w:tcPr>
            <w:tcW w:w="0" w:type="auto"/>
            <w:tcMar>
              <w:top w:w="30" w:type="dxa"/>
              <w:left w:w="30" w:type="dxa"/>
              <w:bottom w:w="20" w:type="dxa"/>
              <w:right w:w="30" w:type="dxa"/>
            </w:tcMar>
          </w:tcPr>
          <w:p w14:paraId="755125B4" w14:textId="77777777" w:rsidR="00FA5C19" w:rsidRDefault="006D6C31">
            <w:r>
              <w:rPr>
                <w:rFonts w:ascii="Calibri" w:eastAsia="PMingLiU" w:hAnsi="Calibri" w:cs="Arial"/>
              </w:rPr>
              <w:t>TENOR</w:t>
            </w:r>
          </w:p>
        </w:tc>
        <w:tc>
          <w:tcPr>
            <w:tcW w:w="0" w:type="auto"/>
            <w:tcMar>
              <w:top w:w="30" w:type="dxa"/>
              <w:left w:w="30" w:type="dxa"/>
              <w:bottom w:w="20" w:type="dxa"/>
              <w:right w:w="30" w:type="dxa"/>
            </w:tcMar>
          </w:tcPr>
          <w:p w14:paraId="4520541D" w14:textId="77777777" w:rsidR="00FA5C19" w:rsidRDefault="006D6C31">
            <w:r>
              <w:rPr>
                <w:rFonts w:ascii="Calibri" w:eastAsia="PMingLiU" w:hAnsi="Calibri" w:cs="Arial"/>
              </w:rPr>
              <w:t>Tenor</w:t>
            </w:r>
          </w:p>
        </w:tc>
        <w:tc>
          <w:tcPr>
            <w:tcW w:w="0" w:type="auto"/>
            <w:tcMar>
              <w:top w:w="30" w:type="dxa"/>
              <w:left w:w="30" w:type="dxa"/>
              <w:bottom w:w="20" w:type="dxa"/>
              <w:right w:w="30" w:type="dxa"/>
            </w:tcMar>
          </w:tcPr>
          <w:p w14:paraId="0447C1C4" w14:textId="77777777" w:rsidR="00FA5C19" w:rsidRDefault="00FA5C19"/>
        </w:tc>
      </w:tr>
      <w:tr w:rsidR="00FA5C19" w14:paraId="4FA605A8" w14:textId="77777777" w:rsidTr="00FA5C19">
        <w:tc>
          <w:tcPr>
            <w:tcW w:w="0" w:type="auto"/>
            <w:tcMar>
              <w:top w:w="30" w:type="dxa"/>
              <w:left w:w="30" w:type="dxa"/>
              <w:bottom w:w="20" w:type="dxa"/>
              <w:right w:w="30" w:type="dxa"/>
            </w:tcMar>
          </w:tcPr>
          <w:p w14:paraId="0F367DA2" w14:textId="77777777" w:rsidR="00FA5C19" w:rsidRDefault="006D6C31">
            <w:r>
              <w:rPr>
                <w:rFonts w:ascii="Calibri" w:eastAsia="PMingLiU" w:hAnsi="Calibri" w:cs="Arial"/>
              </w:rPr>
              <w:t>NEXT_FIXING_DATE</w:t>
            </w:r>
          </w:p>
        </w:tc>
        <w:tc>
          <w:tcPr>
            <w:tcW w:w="0" w:type="auto"/>
            <w:tcMar>
              <w:top w:w="30" w:type="dxa"/>
              <w:left w:w="30" w:type="dxa"/>
              <w:bottom w:w="20" w:type="dxa"/>
              <w:right w:w="30" w:type="dxa"/>
            </w:tcMar>
          </w:tcPr>
          <w:p w14:paraId="387E6A4C" w14:textId="77777777" w:rsidR="00FA5C19" w:rsidRDefault="006D6C31">
            <w:r>
              <w:rPr>
                <w:rFonts w:ascii="Calibri" w:eastAsia="PMingLiU" w:hAnsi="Calibri" w:cs="Arial"/>
              </w:rPr>
              <w:t>Next Fixing Date</w:t>
            </w:r>
          </w:p>
        </w:tc>
        <w:tc>
          <w:tcPr>
            <w:tcW w:w="0" w:type="auto"/>
            <w:tcMar>
              <w:top w:w="30" w:type="dxa"/>
              <w:left w:w="30" w:type="dxa"/>
              <w:bottom w:w="20" w:type="dxa"/>
              <w:right w:w="30" w:type="dxa"/>
            </w:tcMar>
          </w:tcPr>
          <w:p w14:paraId="64C0B329" w14:textId="77777777" w:rsidR="00FA5C19" w:rsidRDefault="006D6C31">
            <w:r>
              <w:rPr>
                <w:rFonts w:ascii="Calibri" w:eastAsia="PMingLiU" w:hAnsi="Calibri" w:cs="Arial"/>
              </w:rPr>
              <w:t>For cash legs with a floating-rate, first rate reset date after the reporting date</w:t>
            </w:r>
          </w:p>
        </w:tc>
      </w:tr>
      <w:tr w:rsidR="00FA5C19" w14:paraId="220CC9E4" w14:textId="77777777" w:rsidTr="00FA5C19">
        <w:tc>
          <w:tcPr>
            <w:tcW w:w="0" w:type="auto"/>
            <w:tcMar>
              <w:top w:w="30" w:type="dxa"/>
              <w:left w:w="30" w:type="dxa"/>
              <w:bottom w:w="20" w:type="dxa"/>
              <w:right w:w="30" w:type="dxa"/>
            </w:tcMar>
          </w:tcPr>
          <w:p w14:paraId="2F33EF19" w14:textId="77777777" w:rsidR="00FA5C19" w:rsidRDefault="006D6C31">
            <w:r>
              <w:rPr>
                <w:rFonts w:ascii="Calibri" w:eastAsia="PMingLiU" w:hAnsi="Calibri" w:cs="Arial"/>
              </w:rPr>
              <w:t>FIXING_PERIODICITY</w:t>
            </w:r>
          </w:p>
        </w:tc>
        <w:tc>
          <w:tcPr>
            <w:tcW w:w="0" w:type="auto"/>
            <w:tcMar>
              <w:top w:w="30" w:type="dxa"/>
              <w:left w:w="30" w:type="dxa"/>
              <w:bottom w:w="20" w:type="dxa"/>
              <w:right w:w="30" w:type="dxa"/>
            </w:tcMar>
          </w:tcPr>
          <w:p w14:paraId="76686F97" w14:textId="77777777" w:rsidR="00FA5C19" w:rsidRDefault="006D6C31">
            <w:r>
              <w:rPr>
                <w:rFonts w:ascii="Calibri" w:eastAsia="PMingLiU" w:hAnsi="Calibri" w:cs="Arial"/>
              </w:rPr>
              <w:t>Fixing Periodicity</w:t>
            </w:r>
          </w:p>
        </w:tc>
        <w:tc>
          <w:tcPr>
            <w:tcW w:w="0" w:type="auto"/>
            <w:tcMar>
              <w:top w:w="30" w:type="dxa"/>
              <w:left w:w="30" w:type="dxa"/>
              <w:bottom w:w="20" w:type="dxa"/>
              <w:right w:w="30" w:type="dxa"/>
            </w:tcMar>
          </w:tcPr>
          <w:p w14:paraId="1F8DE812" w14:textId="77777777" w:rsidR="00FA5C19" w:rsidRDefault="006D6C31">
            <w:r>
              <w:rPr>
                <w:rFonts w:ascii="Calibri" w:eastAsia="PMingLiU" w:hAnsi="Calibri" w:cs="Arial"/>
              </w:rPr>
              <w:t>For floating-rate deals, frequency at which the rate is reset. </w:t>
            </w:r>
          </w:p>
        </w:tc>
      </w:tr>
      <w:tr w:rsidR="00FA5C19" w14:paraId="4AEAF13B" w14:textId="77777777" w:rsidTr="00FA5C19">
        <w:tc>
          <w:tcPr>
            <w:tcW w:w="0" w:type="auto"/>
            <w:tcMar>
              <w:top w:w="30" w:type="dxa"/>
              <w:left w:w="30" w:type="dxa"/>
              <w:bottom w:w="20" w:type="dxa"/>
              <w:right w:w="30" w:type="dxa"/>
            </w:tcMar>
          </w:tcPr>
          <w:p w14:paraId="5FA9F104" w14:textId="77777777" w:rsidR="00FA5C19" w:rsidRDefault="006D6C31">
            <w:r>
              <w:rPr>
                <w:rFonts w:ascii="Calibri" w:eastAsia="PMingLiU" w:hAnsi="Calibri" w:cs="Arial"/>
              </w:rPr>
              <w:t>FIXING_CURRENT_VALUE</w:t>
            </w:r>
          </w:p>
        </w:tc>
        <w:tc>
          <w:tcPr>
            <w:tcW w:w="0" w:type="auto"/>
            <w:tcMar>
              <w:top w:w="30" w:type="dxa"/>
              <w:left w:w="30" w:type="dxa"/>
              <w:bottom w:w="20" w:type="dxa"/>
              <w:right w:w="30" w:type="dxa"/>
            </w:tcMar>
          </w:tcPr>
          <w:p w14:paraId="15900158" w14:textId="77777777" w:rsidR="00FA5C19" w:rsidRDefault="006D6C31">
            <w:r>
              <w:rPr>
                <w:rFonts w:ascii="Calibri" w:eastAsia="PMingLiU" w:hAnsi="Calibri" w:cs="Arial"/>
              </w:rPr>
              <w:t>Fixing current value</w:t>
            </w:r>
          </w:p>
        </w:tc>
        <w:tc>
          <w:tcPr>
            <w:tcW w:w="0" w:type="auto"/>
            <w:tcMar>
              <w:top w:w="30" w:type="dxa"/>
              <w:left w:w="30" w:type="dxa"/>
              <w:bottom w:w="20" w:type="dxa"/>
              <w:right w:w="30" w:type="dxa"/>
            </w:tcMar>
          </w:tcPr>
          <w:p w14:paraId="50904D1B" w14:textId="77777777" w:rsidR="00FA5C19" w:rsidRDefault="006D6C31">
            <w:r>
              <w:rPr>
                <w:rFonts w:ascii="Calibri" w:eastAsia="PMingLiU" w:hAnsi="Calibri" w:cs="Arial"/>
              </w:rPr>
              <w:t>Express in percentage</w:t>
            </w:r>
            <w:r>
              <w:rPr>
                <w:rFonts w:ascii="Calibri" w:eastAsia="PMingLiU" w:hAnsi="Calibri" w:cs="Arial"/>
              </w:rPr>
              <w:br/>
              <w:t>Express in per</w:t>
            </w:r>
          </w:p>
        </w:tc>
      </w:tr>
    </w:tbl>
    <w:p w14:paraId="323537E8" w14:textId="77777777" w:rsidR="00FA5C19" w:rsidRDefault="006D6C31">
      <w:pPr>
        <w:pStyle w:val="Heading3"/>
      </w:pPr>
      <w:bookmarkStart w:id="882" w:name="_Toc256000015"/>
      <w:bookmarkStart w:id="883" w:name="scroll-bookmark-17"/>
      <w:ins w:id="884" w:author="Lo Yuen San, Sandy (non-empl)" w:date="2019-11-21T22:13:00Z">
        <w:r>
          <w:t xml:space="preserve">Repayment </w:t>
        </w:r>
      </w:ins>
      <w:r>
        <w:t>Stage Details</w:t>
      </w:r>
      <w:bookmarkEnd w:id="882"/>
      <w:bookmarkEnd w:id="883"/>
    </w:p>
    <w:p w14:paraId="3EAE8018" w14:textId="77777777" w:rsidR="005B63E2" w:rsidRDefault="005B63E2">
      <w:pPr>
        <w:rPr>
          <w:del w:id="885" w:author="Lo Yuen San, Sandy (non-empl)" w:date="2019-11-21T22:13:00Z"/>
        </w:rPr>
      </w:pPr>
    </w:p>
    <w:tbl>
      <w:tblPr>
        <w:tblStyle w:val="ScrollTableNormal"/>
        <w:tblW w:w="5000" w:type="pct"/>
        <w:tblLook w:val="0020" w:firstRow="1" w:lastRow="0" w:firstColumn="0" w:lastColumn="0" w:noHBand="0" w:noVBand="0"/>
      </w:tblPr>
      <w:tblGrid>
        <w:gridCol w:w="2761"/>
        <w:gridCol w:w="1372"/>
        <w:gridCol w:w="5217"/>
        <w:tblGridChange w:id="886">
          <w:tblGrid>
            <w:gridCol w:w="2761"/>
            <w:gridCol w:w="1347"/>
            <w:gridCol w:w="25"/>
            <w:gridCol w:w="5217"/>
          </w:tblGrid>
        </w:tblGridChange>
      </w:tblGrid>
      <w:tr w:rsidR="00FA5C19" w14:paraId="0201CCEA"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4774F721" w14:textId="77777777" w:rsidR="00FA5C19" w:rsidRDefault="006D6C31">
            <w:r>
              <w:rPr>
                <w:rFonts w:ascii="Calibri" w:eastAsia="PMingLiU" w:hAnsi="Calibri" w:cs="Arial"/>
              </w:rPr>
              <w:t>RFO Field</w:t>
            </w:r>
          </w:p>
        </w:tc>
        <w:tc>
          <w:tcPr>
            <w:tcW w:w="0" w:type="auto"/>
            <w:tcMar>
              <w:top w:w="30" w:type="dxa"/>
              <w:left w:w="30" w:type="dxa"/>
              <w:bottom w:w="20" w:type="dxa"/>
              <w:right w:w="30" w:type="dxa"/>
            </w:tcMar>
          </w:tcPr>
          <w:p w14:paraId="6D3981BB" w14:textId="77777777" w:rsidR="00FA5C19" w:rsidRDefault="006D6C31">
            <w:r>
              <w:rPr>
                <w:rFonts w:ascii="Calibri" w:eastAsia="PMingLiU" w:hAnsi="Calibri" w:cs="Arial"/>
              </w:rPr>
              <w:t>Display Name</w:t>
            </w:r>
          </w:p>
        </w:tc>
        <w:tc>
          <w:tcPr>
            <w:tcW w:w="0" w:type="auto"/>
            <w:tcMar>
              <w:top w:w="30" w:type="dxa"/>
              <w:left w:w="30" w:type="dxa"/>
              <w:bottom w:w="20" w:type="dxa"/>
              <w:right w:w="30" w:type="dxa"/>
            </w:tcMar>
          </w:tcPr>
          <w:p w14:paraId="5232CD7B" w14:textId="77777777" w:rsidR="00FA5C19" w:rsidRDefault="006D6C31">
            <w:r>
              <w:rPr>
                <w:rFonts w:ascii="Calibri" w:eastAsia="PMingLiU" w:hAnsi="Calibri" w:cs="Arial"/>
              </w:rPr>
              <w:t>Comments</w:t>
            </w:r>
          </w:p>
        </w:tc>
      </w:tr>
      <w:tr w:rsidR="00FA5C19" w14:paraId="6F528F7A" w14:textId="77777777" w:rsidTr="00FA5C19">
        <w:tc>
          <w:tcPr>
            <w:tcW w:w="0" w:type="auto"/>
            <w:tcMar>
              <w:top w:w="30" w:type="dxa"/>
              <w:left w:w="30" w:type="dxa"/>
              <w:bottom w:w="20" w:type="dxa"/>
              <w:right w:w="30" w:type="dxa"/>
            </w:tcMar>
          </w:tcPr>
          <w:p w14:paraId="1A1EEFB2" w14:textId="77777777" w:rsidR="00FA5C19" w:rsidRDefault="006D6C31">
            <w:r>
              <w:rPr>
                <w:rFonts w:ascii="Calibri" w:eastAsia="PMingLiU" w:hAnsi="Calibri" w:cs="Arial"/>
              </w:rPr>
              <w:t>BASE_CONTRACT_REF</w:t>
            </w:r>
          </w:p>
        </w:tc>
        <w:tc>
          <w:tcPr>
            <w:tcW w:w="0" w:type="auto"/>
            <w:tcMar>
              <w:top w:w="30" w:type="dxa"/>
              <w:left w:w="30" w:type="dxa"/>
              <w:bottom w:w="20" w:type="dxa"/>
              <w:right w:w="30" w:type="dxa"/>
            </w:tcMar>
          </w:tcPr>
          <w:p w14:paraId="2FDE4C78" w14:textId="77777777" w:rsidR="00FA5C19" w:rsidRDefault="006D6C31">
            <w:r>
              <w:rPr>
                <w:rFonts w:ascii="Calibri" w:eastAsia="PMingLiU" w:hAnsi="Calibri" w:cs="Arial"/>
              </w:rPr>
              <w:t>Contract Reference</w:t>
            </w:r>
          </w:p>
        </w:tc>
        <w:tc>
          <w:tcPr>
            <w:tcW w:w="0" w:type="auto"/>
            <w:tcMar>
              <w:top w:w="30" w:type="dxa"/>
              <w:left w:w="30" w:type="dxa"/>
              <w:bottom w:w="20" w:type="dxa"/>
              <w:right w:w="30" w:type="dxa"/>
            </w:tcMar>
          </w:tcPr>
          <w:p w14:paraId="7E28690A" w14:textId="77777777" w:rsidR="00FA5C19" w:rsidRDefault="006D6C31">
            <w:r>
              <w:rPr>
                <w:rFonts w:ascii="Calibri" w:eastAsia="PMingLiU" w:hAnsi="Calibri" w:cs="Arial"/>
              </w:rPr>
              <w:t xml:space="preserve">Reference of the contract to associate a </w:t>
            </w:r>
            <w:ins w:id="887" w:author="Lo Yuen San, Sandy (non-empl)" w:date="2019-11-21T22:13:00Z">
              <w:r>
                <w:rPr>
                  <w:rFonts w:ascii="Calibri" w:eastAsia="PMingLiU" w:hAnsi="Calibri" w:cs="Arial"/>
                </w:rPr>
                <w:t xml:space="preserve">repayment </w:t>
              </w:r>
            </w:ins>
            <w:r>
              <w:rPr>
                <w:rFonts w:ascii="Calibri" w:eastAsia="PMingLiU" w:hAnsi="Calibri" w:cs="Arial"/>
              </w:rPr>
              <w:t>stage to</w:t>
            </w:r>
          </w:p>
        </w:tc>
      </w:tr>
      <w:tr w:rsidR="00FA5C19" w14:paraId="6CAE418A" w14:textId="77777777" w:rsidTr="00FA5C19">
        <w:tc>
          <w:tcPr>
            <w:tcW w:w="0" w:type="auto"/>
            <w:tcMar>
              <w:top w:w="30" w:type="dxa"/>
              <w:left w:w="30" w:type="dxa"/>
              <w:bottom w:w="20" w:type="dxa"/>
              <w:right w:w="30" w:type="dxa"/>
            </w:tcMar>
          </w:tcPr>
          <w:p w14:paraId="4D573C6C" w14:textId="77777777" w:rsidR="00FA5C19" w:rsidRDefault="006D6C31">
            <w:r>
              <w:rPr>
                <w:rFonts w:ascii="Calibri" w:eastAsia="PMingLiU" w:hAnsi="Calibri" w:cs="Arial"/>
              </w:rPr>
              <w:t>STAGE_REFERENCE</w:t>
            </w:r>
          </w:p>
        </w:tc>
        <w:tc>
          <w:tcPr>
            <w:tcW w:w="0" w:type="auto"/>
            <w:tcMar>
              <w:top w:w="30" w:type="dxa"/>
              <w:left w:w="30" w:type="dxa"/>
              <w:bottom w:w="20" w:type="dxa"/>
              <w:right w:w="30" w:type="dxa"/>
            </w:tcMar>
          </w:tcPr>
          <w:p w14:paraId="26B5D3E0" w14:textId="77777777" w:rsidR="00FA5C19" w:rsidRDefault="006D6C31">
            <w:ins w:id="888" w:author="Lo Yuen San, Sandy (non-empl)" w:date="2019-11-21T22:13:00Z">
              <w:r>
                <w:rPr>
                  <w:rFonts w:ascii="Calibri" w:eastAsia="PMingLiU" w:hAnsi="Calibri" w:cs="Arial"/>
                </w:rPr>
                <w:t xml:space="preserve">Repayment </w:t>
              </w:r>
            </w:ins>
            <w:r>
              <w:rPr>
                <w:rFonts w:ascii="Calibri" w:eastAsia="PMingLiU" w:hAnsi="Calibri" w:cs="Arial"/>
              </w:rPr>
              <w:t>Stage Reference</w:t>
            </w:r>
          </w:p>
        </w:tc>
        <w:tc>
          <w:tcPr>
            <w:tcW w:w="0" w:type="auto"/>
            <w:tcMar>
              <w:top w:w="30" w:type="dxa"/>
              <w:left w:w="30" w:type="dxa"/>
              <w:bottom w:w="20" w:type="dxa"/>
              <w:right w:w="30" w:type="dxa"/>
            </w:tcMar>
          </w:tcPr>
          <w:p w14:paraId="288E0DA5" w14:textId="77777777" w:rsidR="00FA5C19" w:rsidRDefault="006D6C31">
            <w:r>
              <w:rPr>
                <w:rFonts w:ascii="Calibri" w:eastAsia="PMingLiU" w:hAnsi="Calibri" w:cs="Arial"/>
              </w:rPr>
              <w:t xml:space="preserve">Reference of the </w:t>
            </w:r>
            <w:ins w:id="889" w:author="Lo Yuen San, Sandy (non-empl)" w:date="2019-11-21T22:13:00Z">
              <w:r>
                <w:rPr>
                  <w:rFonts w:ascii="Calibri" w:eastAsia="PMingLiU" w:hAnsi="Calibri" w:cs="Arial"/>
                </w:rPr>
                <w:t xml:space="preserve">repayment </w:t>
              </w:r>
            </w:ins>
            <w:r>
              <w:rPr>
                <w:rFonts w:ascii="Calibri" w:eastAsia="PMingLiU" w:hAnsi="Calibri" w:cs="Arial"/>
              </w:rPr>
              <w:t>stage contract</w:t>
            </w:r>
          </w:p>
        </w:tc>
      </w:tr>
      <w:tr w:rsidR="00FA5C19" w14:paraId="564A2493" w14:textId="77777777" w:rsidTr="00FA5C19">
        <w:tc>
          <w:tcPr>
            <w:tcW w:w="0" w:type="auto"/>
            <w:tcMar>
              <w:top w:w="30" w:type="dxa"/>
              <w:left w:w="30" w:type="dxa"/>
              <w:bottom w:w="20" w:type="dxa"/>
              <w:right w:w="30" w:type="dxa"/>
            </w:tcMar>
          </w:tcPr>
          <w:p w14:paraId="741539B9" w14:textId="77777777" w:rsidR="00FA5C19" w:rsidRDefault="006D6C31">
            <w:r>
              <w:rPr>
                <w:rFonts w:ascii="Calibri" w:eastAsia="PMingLiU" w:hAnsi="Calibri" w:cs="Arial"/>
              </w:rPr>
              <w:t>BEGIN_DATE</w:t>
            </w:r>
          </w:p>
        </w:tc>
        <w:tc>
          <w:tcPr>
            <w:tcW w:w="0" w:type="auto"/>
            <w:tcMar>
              <w:top w:w="30" w:type="dxa"/>
              <w:left w:w="30" w:type="dxa"/>
              <w:bottom w:w="20" w:type="dxa"/>
              <w:right w:w="30" w:type="dxa"/>
            </w:tcMar>
          </w:tcPr>
          <w:p w14:paraId="6D54724E" w14:textId="77777777" w:rsidR="00FA5C19" w:rsidRDefault="006D6C31">
            <w:r>
              <w:rPr>
                <w:rFonts w:ascii="Calibri" w:eastAsia="PMingLiU" w:hAnsi="Calibri" w:cs="Arial"/>
              </w:rPr>
              <w:t> Date</w:t>
            </w:r>
          </w:p>
        </w:tc>
        <w:tc>
          <w:tcPr>
            <w:tcW w:w="0" w:type="auto"/>
            <w:tcMar>
              <w:top w:w="30" w:type="dxa"/>
              <w:left w:w="30" w:type="dxa"/>
              <w:bottom w:w="20" w:type="dxa"/>
              <w:right w:w="30" w:type="dxa"/>
            </w:tcMar>
          </w:tcPr>
          <w:p w14:paraId="5BB1FD2A" w14:textId="77777777" w:rsidR="00FA5C19" w:rsidRDefault="006D6C31">
            <w:r>
              <w:rPr>
                <w:rFonts w:ascii="Calibri" w:eastAsia="PMingLiU" w:hAnsi="Calibri" w:cs="Arial"/>
              </w:rPr>
              <w:t xml:space="preserve"> Begin date of the </w:t>
            </w:r>
            <w:ins w:id="890" w:author="Lo Yuen San, Sandy (non-empl)" w:date="2019-11-21T22:13:00Z">
              <w:r>
                <w:rPr>
                  <w:rFonts w:ascii="Calibri" w:eastAsia="PMingLiU" w:hAnsi="Calibri" w:cs="Arial"/>
                </w:rPr>
                <w:t xml:space="preserve">repayment </w:t>
              </w:r>
            </w:ins>
            <w:r>
              <w:rPr>
                <w:rFonts w:ascii="Calibri" w:eastAsia="PMingLiU" w:hAnsi="Calibri" w:cs="Arial"/>
              </w:rPr>
              <w:t>stage</w:t>
            </w:r>
          </w:p>
        </w:tc>
      </w:tr>
      <w:tr w:rsidR="00FA5C19" w14:paraId="4A9522C1" w14:textId="77777777" w:rsidTr="00FA5C19">
        <w:tc>
          <w:tcPr>
            <w:tcW w:w="0" w:type="auto"/>
            <w:tcMar>
              <w:top w:w="30" w:type="dxa"/>
              <w:left w:w="30" w:type="dxa"/>
              <w:bottom w:w="20" w:type="dxa"/>
              <w:right w:w="30" w:type="dxa"/>
            </w:tcMar>
          </w:tcPr>
          <w:p w14:paraId="7569FFF4" w14:textId="77777777" w:rsidR="00FA5C19" w:rsidRDefault="006D6C31">
            <w:r>
              <w:rPr>
                <w:rFonts w:ascii="Calibri" w:eastAsia="PMingLiU" w:hAnsi="Calibri" w:cs="Arial"/>
              </w:rPr>
              <w:t>SYNC_BEGIN_DATE</w:t>
            </w:r>
          </w:p>
        </w:tc>
        <w:tc>
          <w:tcPr>
            <w:tcW w:w="0" w:type="auto"/>
            <w:tcMar>
              <w:top w:w="30" w:type="dxa"/>
              <w:left w:w="30" w:type="dxa"/>
              <w:bottom w:w="20" w:type="dxa"/>
              <w:right w:w="30" w:type="dxa"/>
            </w:tcMar>
          </w:tcPr>
          <w:p w14:paraId="7E8D2AB3" w14:textId="77777777" w:rsidR="00FA5C19" w:rsidRDefault="006D6C31">
            <w:r>
              <w:rPr>
                <w:rFonts w:ascii="Calibri" w:eastAsia="PMingLiU" w:hAnsi="Calibri" w:cs="Arial"/>
              </w:rPr>
              <w:t> Syn Date</w:t>
            </w:r>
          </w:p>
        </w:tc>
        <w:tc>
          <w:tcPr>
            <w:tcW w:w="0" w:type="auto"/>
            <w:tcMar>
              <w:top w:w="30" w:type="dxa"/>
              <w:left w:w="30" w:type="dxa"/>
              <w:bottom w:w="20" w:type="dxa"/>
              <w:right w:w="30" w:type="dxa"/>
            </w:tcMar>
          </w:tcPr>
          <w:p w14:paraId="08AC06FF" w14:textId="77777777" w:rsidR="00FA5C19" w:rsidRDefault="006D6C31">
            <w:r>
              <w:rPr>
                <w:rFonts w:ascii="Calibri" w:eastAsia="PMingLiU" w:hAnsi="Calibri" w:cs="Arial"/>
              </w:rPr>
              <w:t xml:space="preserve"> Flag to indicate whether </w:t>
            </w:r>
            <w:ins w:id="891" w:author="Lo Yuen San, Sandy (non-empl)" w:date="2019-11-21T22:13:00Z">
              <w:r>
                <w:rPr>
                  <w:rFonts w:ascii="Calibri" w:eastAsia="PMingLiU" w:hAnsi="Calibri" w:cs="Arial"/>
                </w:rPr>
                <w:t xml:space="preserve">repayment </w:t>
              </w:r>
            </w:ins>
            <w:r>
              <w:rPr>
                <w:rFonts w:ascii="Calibri" w:eastAsia="PMingLiU" w:hAnsi="Calibri" w:cs="Arial"/>
              </w:rPr>
              <w:t xml:space="preserve">stage begin date should be synchronized with coupon date of the previous </w:t>
            </w:r>
            <w:ins w:id="892" w:author="Lo Yuen San, Sandy (non-empl)" w:date="2019-11-21T22:13:00Z">
              <w:r>
                <w:rPr>
                  <w:rFonts w:ascii="Calibri" w:eastAsia="PMingLiU" w:hAnsi="Calibri" w:cs="Arial"/>
                </w:rPr>
                <w:t xml:space="preserve">repayment </w:t>
              </w:r>
            </w:ins>
            <w:r>
              <w:rPr>
                <w:rFonts w:ascii="Calibri" w:eastAsia="PMingLiU" w:hAnsi="Calibri" w:cs="Arial"/>
              </w:rPr>
              <w:t>stage</w:t>
            </w:r>
            <w:ins w:id="893" w:author="Lo Yuen San, Sandy (non-empl)" w:date="2019-11-21T22:13:00Z">
              <w:r>
                <w:rPr>
                  <w:rFonts w:ascii="Calibri" w:eastAsia="PMingLiU" w:hAnsi="Calibri" w:cs="Arial"/>
                </w:rPr>
                <w:t xml:space="preserve"> (Default to Y)</w:t>
              </w:r>
            </w:ins>
          </w:p>
        </w:tc>
      </w:tr>
      <w:tr w:rsidR="00FA5C19" w14:paraId="78181FC5" w14:textId="77777777" w:rsidTr="00FA5C19">
        <w:tblPrEx>
          <w:tblW w:w="5000" w:type="pct"/>
          <w:tblLook w:val="0020" w:firstRow="1" w:lastRow="0" w:firstColumn="0" w:lastColumn="0" w:noHBand="0" w:noVBand="0"/>
          <w:tblPrExChange w:id="894"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895" w:author="Lo Yuen San, Sandy (non-empl)" w:date="2019-11-21T22:13:00Z">
              <w:tcPr>
                <w:tcW w:w="0" w:type="auto"/>
                <w:tcMar>
                  <w:top w:w="30" w:type="dxa"/>
                  <w:left w:w="30" w:type="dxa"/>
                  <w:bottom w:w="20" w:type="dxa"/>
                  <w:right w:w="30" w:type="dxa"/>
                </w:tcMar>
              </w:tcPr>
            </w:tcPrChange>
          </w:tcPr>
          <w:p w14:paraId="56630FD7" w14:textId="77777777" w:rsidR="00FA5C19" w:rsidRDefault="006D6C31">
            <w:r>
              <w:rPr>
                <w:rFonts w:ascii="Calibri" w:eastAsia="PMingLiU" w:hAnsi="Calibri" w:cs="Arial"/>
              </w:rPr>
              <w:t>RATE_TYPE</w:t>
            </w:r>
          </w:p>
        </w:tc>
        <w:tc>
          <w:tcPr>
            <w:tcW w:w="0" w:type="auto"/>
            <w:tcMar>
              <w:top w:w="30" w:type="dxa"/>
              <w:left w:w="30" w:type="dxa"/>
              <w:bottom w:w="20" w:type="dxa"/>
              <w:right w:w="30" w:type="dxa"/>
            </w:tcMar>
            <w:tcPrChange w:id="896" w:author="Lo Yuen San, Sandy (non-empl)" w:date="2019-11-21T22:13:00Z">
              <w:tcPr>
                <w:tcW w:w="0" w:type="auto"/>
                <w:tcMar>
                  <w:top w:w="30" w:type="dxa"/>
                  <w:left w:w="30" w:type="dxa"/>
                  <w:bottom w:w="20" w:type="dxa"/>
                  <w:right w:w="30" w:type="dxa"/>
                </w:tcMar>
              </w:tcPr>
            </w:tcPrChange>
          </w:tcPr>
          <w:p w14:paraId="3163A11E" w14:textId="77777777" w:rsidR="00FA5C19" w:rsidRDefault="006D6C31">
            <w:r>
              <w:rPr>
                <w:rFonts w:ascii="Calibri" w:eastAsia="PMingLiU" w:hAnsi="Calibri" w:cs="Arial"/>
              </w:rPr>
              <w:t>Rate Type </w:t>
            </w:r>
          </w:p>
        </w:tc>
        <w:tc>
          <w:tcPr>
            <w:tcW w:w="0" w:type="auto"/>
            <w:tcMar>
              <w:top w:w="30" w:type="dxa"/>
              <w:left w:w="30" w:type="dxa"/>
              <w:bottom w:w="20" w:type="dxa"/>
              <w:right w:w="30" w:type="dxa"/>
            </w:tcMar>
            <w:tcPrChange w:id="897" w:author="Lo Yuen San, Sandy (non-empl)" w:date="2019-11-21T22:13:00Z">
              <w:tcPr>
                <w:tcW w:w="0" w:type="auto"/>
                <w:gridSpan w:val="2"/>
                <w:tcMar>
                  <w:top w:w="30" w:type="dxa"/>
                  <w:left w:w="30" w:type="dxa"/>
                  <w:bottom w:w="20" w:type="dxa"/>
                  <w:right w:w="30" w:type="dxa"/>
                </w:tcMar>
              </w:tcPr>
            </w:tcPrChange>
          </w:tcPr>
          <w:p w14:paraId="5628D8F5" w14:textId="77777777" w:rsidR="00FA5C19" w:rsidRDefault="006D6C31">
            <w:r>
              <w:rPr>
                <w:rFonts w:ascii="Calibri" w:eastAsia="PMingLiU" w:hAnsi="Calibri" w:cs="Arial"/>
              </w:rPr>
              <w:t>Fixed or Floating </w:t>
            </w:r>
          </w:p>
        </w:tc>
      </w:tr>
      <w:tr w:rsidR="00FA5C19" w14:paraId="0AC3DDF5" w14:textId="77777777" w:rsidTr="00FA5C19">
        <w:tblPrEx>
          <w:tblW w:w="5000" w:type="pct"/>
          <w:tblLook w:val="0020" w:firstRow="1" w:lastRow="0" w:firstColumn="0" w:lastColumn="0" w:noHBand="0" w:noVBand="0"/>
          <w:tblPrExChange w:id="898"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899" w:author="Lo Yuen San, Sandy (non-empl)" w:date="2019-11-21T22:13:00Z">
              <w:tcPr>
                <w:tcW w:w="0" w:type="auto"/>
                <w:tcMar>
                  <w:top w:w="30" w:type="dxa"/>
                  <w:left w:w="30" w:type="dxa"/>
                  <w:bottom w:w="20" w:type="dxa"/>
                  <w:right w:w="30" w:type="dxa"/>
                </w:tcMar>
              </w:tcPr>
            </w:tcPrChange>
          </w:tcPr>
          <w:p w14:paraId="5087B091" w14:textId="77777777" w:rsidR="00FA5C19" w:rsidRDefault="006D6C31">
            <w:r>
              <w:rPr>
                <w:rFonts w:ascii="Calibri" w:eastAsia="PMingLiU" w:hAnsi="Calibri" w:cs="Arial"/>
              </w:rPr>
              <w:t> TENOR</w:t>
            </w:r>
          </w:p>
        </w:tc>
        <w:tc>
          <w:tcPr>
            <w:tcW w:w="0" w:type="auto"/>
            <w:tcMar>
              <w:top w:w="30" w:type="dxa"/>
              <w:left w:w="30" w:type="dxa"/>
              <w:bottom w:w="20" w:type="dxa"/>
              <w:right w:w="30" w:type="dxa"/>
            </w:tcMar>
            <w:tcPrChange w:id="900" w:author="Lo Yuen San, Sandy (non-empl)" w:date="2019-11-21T22:13:00Z">
              <w:tcPr>
                <w:tcW w:w="0" w:type="auto"/>
                <w:tcMar>
                  <w:top w:w="30" w:type="dxa"/>
                  <w:left w:w="30" w:type="dxa"/>
                  <w:bottom w:w="20" w:type="dxa"/>
                  <w:right w:w="30" w:type="dxa"/>
                </w:tcMar>
              </w:tcPr>
            </w:tcPrChange>
          </w:tcPr>
          <w:p w14:paraId="008D8904" w14:textId="77777777" w:rsidR="00FA5C19" w:rsidRDefault="006D6C31">
            <w:r>
              <w:rPr>
                <w:rFonts w:ascii="Calibri" w:eastAsia="PMingLiU" w:hAnsi="Calibri" w:cs="Arial"/>
              </w:rPr>
              <w:t>Tenor </w:t>
            </w:r>
          </w:p>
        </w:tc>
        <w:tc>
          <w:tcPr>
            <w:tcW w:w="0" w:type="auto"/>
            <w:tcMar>
              <w:top w:w="30" w:type="dxa"/>
              <w:left w:w="30" w:type="dxa"/>
              <w:bottom w:w="20" w:type="dxa"/>
              <w:right w:w="30" w:type="dxa"/>
            </w:tcMar>
            <w:tcPrChange w:id="901" w:author="Lo Yuen San, Sandy (non-empl)" w:date="2019-11-21T22:13:00Z">
              <w:tcPr>
                <w:tcW w:w="0" w:type="auto"/>
                <w:gridSpan w:val="2"/>
                <w:tcMar>
                  <w:top w:w="30" w:type="dxa"/>
                  <w:left w:w="30" w:type="dxa"/>
                  <w:bottom w:w="20" w:type="dxa"/>
                  <w:right w:w="30" w:type="dxa"/>
                </w:tcMar>
              </w:tcPr>
            </w:tcPrChange>
          </w:tcPr>
          <w:p w14:paraId="50CE05DD" w14:textId="77777777" w:rsidR="00FA5C19" w:rsidRDefault="006D6C31">
            <w:r>
              <w:rPr>
                <w:rFonts w:ascii="Calibri" w:eastAsia="PMingLiU" w:hAnsi="Calibri" w:cs="Arial"/>
              </w:rPr>
              <w:t>Required of rate type is floating </w:t>
            </w:r>
          </w:p>
        </w:tc>
      </w:tr>
      <w:tr w:rsidR="00FA5C19" w14:paraId="0F5D316E" w14:textId="77777777" w:rsidTr="00FA5C19">
        <w:tblPrEx>
          <w:tblW w:w="5000" w:type="pct"/>
          <w:tblLook w:val="0020" w:firstRow="1" w:lastRow="0" w:firstColumn="0" w:lastColumn="0" w:noHBand="0" w:noVBand="0"/>
          <w:tblPrExChange w:id="902"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03" w:author="Lo Yuen San, Sandy (non-empl)" w:date="2019-11-21T22:13:00Z">
              <w:tcPr>
                <w:tcW w:w="0" w:type="auto"/>
                <w:tcMar>
                  <w:top w:w="30" w:type="dxa"/>
                  <w:left w:w="30" w:type="dxa"/>
                  <w:bottom w:w="20" w:type="dxa"/>
                  <w:right w:w="30" w:type="dxa"/>
                </w:tcMar>
              </w:tcPr>
            </w:tcPrChange>
          </w:tcPr>
          <w:p w14:paraId="1726C9D0" w14:textId="77777777" w:rsidR="00FA5C19" w:rsidRDefault="006D6C31">
            <w:r>
              <w:rPr>
                <w:rFonts w:ascii="Calibri" w:eastAsia="PMingLiU" w:hAnsi="Calibri" w:cs="Arial"/>
              </w:rPr>
              <w:t> RATE_VALUE</w:t>
            </w:r>
          </w:p>
        </w:tc>
        <w:tc>
          <w:tcPr>
            <w:tcW w:w="0" w:type="auto"/>
            <w:tcMar>
              <w:top w:w="30" w:type="dxa"/>
              <w:left w:w="30" w:type="dxa"/>
              <w:bottom w:w="20" w:type="dxa"/>
              <w:right w:w="30" w:type="dxa"/>
            </w:tcMar>
            <w:tcPrChange w:id="904" w:author="Lo Yuen San, Sandy (non-empl)" w:date="2019-11-21T22:13:00Z">
              <w:tcPr>
                <w:tcW w:w="0" w:type="auto"/>
                <w:tcMar>
                  <w:top w:w="30" w:type="dxa"/>
                  <w:left w:w="30" w:type="dxa"/>
                  <w:bottom w:w="20" w:type="dxa"/>
                  <w:right w:w="30" w:type="dxa"/>
                </w:tcMar>
              </w:tcPr>
            </w:tcPrChange>
          </w:tcPr>
          <w:p w14:paraId="4618E0D1" w14:textId="77777777" w:rsidR="00FA5C19" w:rsidRDefault="006D6C31">
            <w:r>
              <w:rPr>
                <w:rFonts w:ascii="Calibri" w:eastAsia="PMingLiU" w:hAnsi="Calibri" w:cs="Arial"/>
              </w:rPr>
              <w:t>Rate </w:t>
            </w:r>
          </w:p>
        </w:tc>
        <w:tc>
          <w:tcPr>
            <w:tcW w:w="0" w:type="auto"/>
            <w:tcMar>
              <w:top w:w="30" w:type="dxa"/>
              <w:left w:w="30" w:type="dxa"/>
              <w:bottom w:w="20" w:type="dxa"/>
              <w:right w:w="30" w:type="dxa"/>
            </w:tcMar>
            <w:tcPrChange w:id="905" w:author="Lo Yuen San, Sandy (non-empl)" w:date="2019-11-21T22:13:00Z">
              <w:tcPr>
                <w:tcW w:w="0" w:type="auto"/>
                <w:gridSpan w:val="2"/>
                <w:tcMar>
                  <w:top w:w="30" w:type="dxa"/>
                  <w:left w:w="30" w:type="dxa"/>
                  <w:bottom w:w="20" w:type="dxa"/>
                  <w:right w:w="30" w:type="dxa"/>
                </w:tcMar>
              </w:tcPr>
            </w:tcPrChange>
          </w:tcPr>
          <w:p w14:paraId="43758ADE" w14:textId="77777777" w:rsidR="00FA5C19" w:rsidRDefault="006D6C31">
            <w:r>
              <w:rPr>
                <w:rFonts w:ascii="Calibri" w:eastAsia="PMingLiU" w:hAnsi="Calibri" w:cs="Arial"/>
              </w:rPr>
              <w:t>Fixed rate in percentage </w:t>
            </w:r>
          </w:p>
        </w:tc>
      </w:tr>
      <w:tr w:rsidR="00FA5C19" w14:paraId="4BB7EC88" w14:textId="77777777" w:rsidTr="00FA5C19">
        <w:tblPrEx>
          <w:tblW w:w="5000" w:type="pct"/>
          <w:tblLook w:val="0020" w:firstRow="1" w:lastRow="0" w:firstColumn="0" w:lastColumn="0" w:noHBand="0" w:noVBand="0"/>
          <w:tblPrExChange w:id="906"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07" w:author="Lo Yuen San, Sandy (non-empl)" w:date="2019-11-21T22:13:00Z">
              <w:tcPr>
                <w:tcW w:w="0" w:type="auto"/>
                <w:tcMar>
                  <w:top w:w="30" w:type="dxa"/>
                  <w:left w:w="30" w:type="dxa"/>
                  <w:bottom w:w="20" w:type="dxa"/>
                  <w:right w:w="30" w:type="dxa"/>
                </w:tcMar>
              </w:tcPr>
            </w:tcPrChange>
          </w:tcPr>
          <w:p w14:paraId="053E0715" w14:textId="77777777" w:rsidR="00FA5C19" w:rsidRDefault="006D6C31">
            <w:r>
              <w:rPr>
                <w:rFonts w:ascii="Calibri" w:eastAsia="PMingLiU" w:hAnsi="Calibri" w:cs="Arial"/>
              </w:rPr>
              <w:t>PERIODICITY</w:t>
            </w:r>
          </w:p>
        </w:tc>
        <w:tc>
          <w:tcPr>
            <w:tcW w:w="0" w:type="auto"/>
            <w:tcMar>
              <w:top w:w="30" w:type="dxa"/>
              <w:left w:w="30" w:type="dxa"/>
              <w:bottom w:w="20" w:type="dxa"/>
              <w:right w:w="30" w:type="dxa"/>
            </w:tcMar>
            <w:tcPrChange w:id="908" w:author="Lo Yuen San, Sandy (non-empl)" w:date="2019-11-21T22:13:00Z">
              <w:tcPr>
                <w:tcW w:w="0" w:type="auto"/>
                <w:tcMar>
                  <w:top w:w="30" w:type="dxa"/>
                  <w:left w:w="30" w:type="dxa"/>
                  <w:bottom w:w="20" w:type="dxa"/>
                  <w:right w:w="30" w:type="dxa"/>
                </w:tcMar>
              </w:tcPr>
            </w:tcPrChange>
          </w:tcPr>
          <w:p w14:paraId="37A253FF" w14:textId="77777777" w:rsidR="00FA5C19" w:rsidRDefault="006D6C31">
            <w:r>
              <w:rPr>
                <w:rFonts w:ascii="Calibri" w:eastAsia="PMingLiU" w:hAnsi="Calibri" w:cs="Arial"/>
              </w:rPr>
              <w:t> Periodicity</w:t>
            </w:r>
          </w:p>
        </w:tc>
        <w:tc>
          <w:tcPr>
            <w:tcW w:w="0" w:type="auto"/>
            <w:tcMar>
              <w:top w:w="30" w:type="dxa"/>
              <w:left w:w="30" w:type="dxa"/>
              <w:bottom w:w="20" w:type="dxa"/>
              <w:right w:w="30" w:type="dxa"/>
            </w:tcMar>
            <w:tcPrChange w:id="909" w:author="Lo Yuen San, Sandy (non-empl)" w:date="2019-11-21T22:13:00Z">
              <w:tcPr>
                <w:tcW w:w="0" w:type="auto"/>
                <w:gridSpan w:val="2"/>
                <w:tcMar>
                  <w:top w:w="30" w:type="dxa"/>
                  <w:left w:w="30" w:type="dxa"/>
                  <w:bottom w:w="20" w:type="dxa"/>
                  <w:right w:w="30" w:type="dxa"/>
                </w:tcMar>
              </w:tcPr>
            </w:tcPrChange>
          </w:tcPr>
          <w:p w14:paraId="697D2D49" w14:textId="77777777" w:rsidR="00FA5C19" w:rsidRDefault="006D6C31">
            <w:r>
              <w:rPr>
                <w:rFonts w:ascii="Calibri" w:eastAsia="PMingLiU" w:hAnsi="Calibri" w:cs="Arial"/>
              </w:rPr>
              <w:t> Interest payment frequency</w:t>
            </w:r>
          </w:p>
          <w:p w14:paraId="023F2696" w14:textId="77777777" w:rsidR="00FA5C19" w:rsidRDefault="006D6C31">
            <w:r>
              <w:rPr>
                <w:rFonts w:ascii="Calibri" w:eastAsia="PMingLiU" w:hAnsi="Calibri" w:cs="Arial"/>
              </w:rPr>
              <w:t>A: annual/ S: semi-annual/ Q: quarterly/ M: monthly/ N: none</w:t>
            </w:r>
            <w:ins w:id="910" w:author="Lo Yuen San, Sandy (non-empl)" w:date="2019-11-21T22:26:00Z">
              <w:r w:rsidR="006F50E2">
                <w:rPr>
                  <w:rFonts w:ascii="Calibri" w:eastAsia="PMingLiU" w:hAnsi="Calibri" w:cs="Arial"/>
                </w:rPr>
                <w:t xml:space="preserve"> </w:t>
              </w:r>
              <w:r w:rsidR="006F50E2">
                <w:rPr>
                  <w:rFonts w:ascii="Segoe UI" w:hAnsi="Segoe UI" w:cs="Segoe UI"/>
                  <w:color w:val="172B4D"/>
                  <w:sz w:val="21"/>
                  <w:szCs w:val="21"/>
                </w:rPr>
                <w:t>(will further test N for stage bullet)</w:t>
              </w:r>
            </w:ins>
          </w:p>
        </w:tc>
      </w:tr>
      <w:tr w:rsidR="00FA5C19" w14:paraId="14E2FE43" w14:textId="77777777" w:rsidTr="00FA5C19">
        <w:tblPrEx>
          <w:tblW w:w="5000" w:type="pct"/>
          <w:tblLook w:val="0020" w:firstRow="1" w:lastRow="0" w:firstColumn="0" w:lastColumn="0" w:noHBand="0" w:noVBand="0"/>
          <w:tblPrExChange w:id="911"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12" w:author="Lo Yuen San, Sandy (non-empl)" w:date="2019-11-21T22:13:00Z">
              <w:tcPr>
                <w:tcW w:w="0" w:type="auto"/>
                <w:tcMar>
                  <w:top w:w="30" w:type="dxa"/>
                  <w:left w:w="30" w:type="dxa"/>
                  <w:bottom w:w="20" w:type="dxa"/>
                  <w:right w:w="30" w:type="dxa"/>
                </w:tcMar>
              </w:tcPr>
            </w:tcPrChange>
          </w:tcPr>
          <w:p w14:paraId="69FA0568" w14:textId="77777777" w:rsidR="00FA5C19" w:rsidRDefault="006D6C31">
            <w:r>
              <w:rPr>
                <w:rFonts w:ascii="Calibri" w:eastAsia="PMingLiU" w:hAnsi="Calibri" w:cs="Arial"/>
              </w:rPr>
              <w:t>ACCRUAL_BASIS</w:t>
            </w:r>
          </w:p>
        </w:tc>
        <w:tc>
          <w:tcPr>
            <w:tcW w:w="0" w:type="auto"/>
            <w:tcMar>
              <w:top w:w="30" w:type="dxa"/>
              <w:left w:w="30" w:type="dxa"/>
              <w:bottom w:w="20" w:type="dxa"/>
              <w:right w:w="30" w:type="dxa"/>
            </w:tcMar>
            <w:tcPrChange w:id="913" w:author="Lo Yuen San, Sandy (non-empl)" w:date="2019-11-21T22:13:00Z">
              <w:tcPr>
                <w:tcW w:w="0" w:type="auto"/>
                <w:tcMar>
                  <w:top w:w="30" w:type="dxa"/>
                  <w:left w:w="30" w:type="dxa"/>
                  <w:bottom w:w="20" w:type="dxa"/>
                  <w:right w:w="30" w:type="dxa"/>
                </w:tcMar>
              </w:tcPr>
            </w:tcPrChange>
          </w:tcPr>
          <w:p w14:paraId="37AE5C1F" w14:textId="77777777" w:rsidR="00FA5C19" w:rsidRDefault="006D6C31">
            <w:r>
              <w:rPr>
                <w:rFonts w:ascii="Calibri" w:eastAsia="PMingLiU" w:hAnsi="Calibri" w:cs="Arial"/>
              </w:rPr>
              <w:t> Accrual Basis</w:t>
            </w:r>
          </w:p>
        </w:tc>
        <w:tc>
          <w:tcPr>
            <w:tcW w:w="0" w:type="auto"/>
            <w:tcMar>
              <w:top w:w="30" w:type="dxa"/>
              <w:left w:w="30" w:type="dxa"/>
              <w:bottom w:w="20" w:type="dxa"/>
              <w:right w:w="30" w:type="dxa"/>
            </w:tcMar>
            <w:tcPrChange w:id="914" w:author="Lo Yuen San, Sandy (non-empl)" w:date="2019-11-21T22:13:00Z">
              <w:tcPr>
                <w:tcW w:w="0" w:type="auto"/>
                <w:gridSpan w:val="2"/>
                <w:tcMar>
                  <w:top w:w="30" w:type="dxa"/>
                  <w:left w:w="30" w:type="dxa"/>
                  <w:bottom w:w="20" w:type="dxa"/>
                  <w:right w:w="30" w:type="dxa"/>
                </w:tcMar>
              </w:tcPr>
            </w:tcPrChange>
          </w:tcPr>
          <w:p w14:paraId="3710D5F9" w14:textId="77777777" w:rsidR="00FA5C19" w:rsidRDefault="006D6C31">
            <w:r>
              <w:rPr>
                <w:rFonts w:ascii="Calibri" w:eastAsia="PMingLiU" w:hAnsi="Calibri" w:cs="Arial"/>
              </w:rPr>
              <w:t> Actual/365</w:t>
            </w:r>
          </w:p>
          <w:p w14:paraId="1BED7A97" w14:textId="77777777" w:rsidR="00FA5C19" w:rsidRDefault="006D6C31">
            <w:r>
              <w:rPr>
                <w:rFonts w:ascii="Calibri" w:eastAsia="PMingLiU" w:hAnsi="Calibri" w:cs="Arial"/>
              </w:rPr>
              <w:t>Actual/360</w:t>
            </w:r>
          </w:p>
          <w:p w14:paraId="0084B120" w14:textId="77777777" w:rsidR="00FA5C19" w:rsidRDefault="006D6C31">
            <w:r>
              <w:rPr>
                <w:rFonts w:ascii="Calibri" w:eastAsia="PMingLiU" w:hAnsi="Calibri" w:cs="Arial"/>
              </w:rPr>
              <w:t>Actual/Actual</w:t>
            </w:r>
          </w:p>
          <w:p w14:paraId="7D8BC9ED" w14:textId="77777777" w:rsidR="00FA5C19" w:rsidRDefault="006D6C31">
            <w:r>
              <w:rPr>
                <w:rFonts w:ascii="Calibri" w:eastAsia="PMingLiU" w:hAnsi="Calibri" w:cs="Arial"/>
              </w:rPr>
              <w:t>30/360</w:t>
            </w:r>
          </w:p>
          <w:p w14:paraId="76CE76DE" w14:textId="77777777" w:rsidR="00FA5C19" w:rsidRDefault="006D6C31">
            <w:r>
              <w:rPr>
                <w:rFonts w:ascii="Calibri" w:eastAsia="PMingLiU" w:hAnsi="Calibri" w:cs="Arial"/>
              </w:rPr>
              <w:t>30E/360</w:t>
            </w:r>
          </w:p>
          <w:p w14:paraId="69B30C12" w14:textId="77777777" w:rsidR="00FA5C19" w:rsidRDefault="006D6C31">
            <w:r>
              <w:rPr>
                <w:rFonts w:ascii="Calibri" w:eastAsia="PMingLiU" w:hAnsi="Calibri" w:cs="Arial"/>
              </w:rPr>
              <w:t>30A/360</w:t>
            </w:r>
          </w:p>
        </w:tc>
      </w:tr>
      <w:tr w:rsidR="00FA5C19" w14:paraId="5D28B4A2" w14:textId="77777777" w:rsidTr="00FA5C19">
        <w:tblPrEx>
          <w:tblW w:w="5000" w:type="pct"/>
          <w:tblLook w:val="0020" w:firstRow="1" w:lastRow="0" w:firstColumn="0" w:lastColumn="0" w:noHBand="0" w:noVBand="0"/>
          <w:tblPrExChange w:id="915"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16" w:author="Lo Yuen San, Sandy (non-empl)" w:date="2019-11-21T22:13:00Z">
              <w:tcPr>
                <w:tcW w:w="0" w:type="auto"/>
                <w:tcMar>
                  <w:top w:w="30" w:type="dxa"/>
                  <w:left w:w="30" w:type="dxa"/>
                  <w:bottom w:w="20" w:type="dxa"/>
                  <w:right w:w="30" w:type="dxa"/>
                </w:tcMar>
              </w:tcPr>
            </w:tcPrChange>
          </w:tcPr>
          <w:p w14:paraId="6340FD25" w14:textId="77777777" w:rsidR="00FA5C19" w:rsidRDefault="006D6C31">
            <w:r>
              <w:rPr>
                <w:rFonts w:ascii="Calibri" w:eastAsia="PMingLiU" w:hAnsi="Calibri" w:cs="Arial"/>
              </w:rPr>
              <w:t>MULT_SPREAD</w:t>
            </w:r>
          </w:p>
        </w:tc>
        <w:tc>
          <w:tcPr>
            <w:tcW w:w="0" w:type="auto"/>
            <w:tcMar>
              <w:top w:w="30" w:type="dxa"/>
              <w:left w:w="30" w:type="dxa"/>
              <w:bottom w:w="20" w:type="dxa"/>
              <w:right w:w="30" w:type="dxa"/>
            </w:tcMar>
            <w:tcPrChange w:id="917" w:author="Lo Yuen San, Sandy (non-empl)" w:date="2019-11-21T22:13:00Z">
              <w:tcPr>
                <w:tcW w:w="0" w:type="auto"/>
                <w:tcMar>
                  <w:top w:w="30" w:type="dxa"/>
                  <w:left w:w="30" w:type="dxa"/>
                  <w:bottom w:w="20" w:type="dxa"/>
                  <w:right w:w="30" w:type="dxa"/>
                </w:tcMar>
              </w:tcPr>
            </w:tcPrChange>
          </w:tcPr>
          <w:p w14:paraId="4F3C661B" w14:textId="77777777" w:rsidR="00FA5C19" w:rsidRDefault="006D6C31">
            <w:r>
              <w:rPr>
                <w:rFonts w:ascii="Calibri" w:eastAsia="PMingLiU" w:hAnsi="Calibri" w:cs="Arial"/>
              </w:rPr>
              <w:t> Multiplying spread</w:t>
            </w:r>
          </w:p>
        </w:tc>
        <w:tc>
          <w:tcPr>
            <w:tcW w:w="0" w:type="auto"/>
            <w:tcMar>
              <w:top w:w="30" w:type="dxa"/>
              <w:left w:w="30" w:type="dxa"/>
              <w:bottom w:w="20" w:type="dxa"/>
              <w:right w:w="30" w:type="dxa"/>
            </w:tcMar>
            <w:tcPrChange w:id="918" w:author="Lo Yuen San, Sandy (non-empl)" w:date="2019-11-21T22:13:00Z">
              <w:tcPr>
                <w:tcW w:w="0" w:type="auto"/>
                <w:gridSpan w:val="2"/>
                <w:tcMar>
                  <w:top w:w="30" w:type="dxa"/>
                  <w:left w:w="30" w:type="dxa"/>
                  <w:bottom w:w="20" w:type="dxa"/>
                  <w:right w:w="30" w:type="dxa"/>
                </w:tcMar>
              </w:tcPr>
            </w:tcPrChange>
          </w:tcPr>
          <w:p w14:paraId="5B2608B3" w14:textId="77777777" w:rsidR="00FA5C19" w:rsidRDefault="006D6C31">
            <w:r>
              <w:rPr>
                <w:rFonts w:ascii="Calibri" w:eastAsia="PMingLiU" w:hAnsi="Calibri" w:cs="Arial"/>
              </w:rPr>
              <w:t>Multiplying market spread applied to the market rate (when floating or variable), default  value is 1</w:t>
            </w:r>
          </w:p>
        </w:tc>
      </w:tr>
      <w:tr w:rsidR="00FA5C19" w14:paraId="5782BE57" w14:textId="77777777" w:rsidTr="00FA5C19">
        <w:tblPrEx>
          <w:tblW w:w="5000" w:type="pct"/>
          <w:tblLook w:val="0020" w:firstRow="1" w:lastRow="0" w:firstColumn="0" w:lastColumn="0" w:noHBand="0" w:noVBand="0"/>
          <w:tblPrExChange w:id="919"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20" w:author="Lo Yuen San, Sandy (non-empl)" w:date="2019-11-21T22:13:00Z">
              <w:tcPr>
                <w:tcW w:w="0" w:type="auto"/>
                <w:tcMar>
                  <w:top w:w="30" w:type="dxa"/>
                  <w:left w:w="30" w:type="dxa"/>
                  <w:bottom w:w="20" w:type="dxa"/>
                  <w:right w:w="30" w:type="dxa"/>
                </w:tcMar>
              </w:tcPr>
            </w:tcPrChange>
          </w:tcPr>
          <w:p w14:paraId="7DA6A37C" w14:textId="77777777" w:rsidR="00FA5C19" w:rsidRDefault="006D6C31">
            <w:r>
              <w:rPr>
                <w:rFonts w:ascii="Calibri" w:eastAsia="PMingLiU" w:hAnsi="Calibri" w:cs="Arial"/>
              </w:rPr>
              <w:t>MKT_SPREAD</w:t>
            </w:r>
          </w:p>
        </w:tc>
        <w:tc>
          <w:tcPr>
            <w:tcW w:w="0" w:type="auto"/>
            <w:tcMar>
              <w:top w:w="30" w:type="dxa"/>
              <w:left w:w="30" w:type="dxa"/>
              <w:bottom w:w="20" w:type="dxa"/>
              <w:right w:w="30" w:type="dxa"/>
            </w:tcMar>
            <w:tcPrChange w:id="921" w:author="Lo Yuen San, Sandy (non-empl)" w:date="2019-11-21T22:13:00Z">
              <w:tcPr>
                <w:tcW w:w="0" w:type="auto"/>
                <w:tcMar>
                  <w:top w:w="30" w:type="dxa"/>
                  <w:left w:w="30" w:type="dxa"/>
                  <w:bottom w:w="20" w:type="dxa"/>
                  <w:right w:w="30" w:type="dxa"/>
                </w:tcMar>
              </w:tcPr>
            </w:tcPrChange>
          </w:tcPr>
          <w:p w14:paraId="7CDAB6D1" w14:textId="77777777" w:rsidR="00FA5C19" w:rsidRDefault="006D6C31">
            <w:r>
              <w:rPr>
                <w:rFonts w:ascii="Calibri" w:eastAsia="PMingLiU" w:hAnsi="Calibri" w:cs="Arial"/>
              </w:rPr>
              <w:t> Market Spread</w:t>
            </w:r>
          </w:p>
        </w:tc>
        <w:tc>
          <w:tcPr>
            <w:tcW w:w="0" w:type="auto"/>
            <w:tcMar>
              <w:top w:w="30" w:type="dxa"/>
              <w:left w:w="30" w:type="dxa"/>
              <w:bottom w:w="20" w:type="dxa"/>
              <w:right w:w="30" w:type="dxa"/>
            </w:tcMar>
            <w:tcPrChange w:id="922" w:author="Lo Yuen San, Sandy (non-empl)" w:date="2019-11-21T22:13:00Z">
              <w:tcPr>
                <w:tcW w:w="0" w:type="auto"/>
                <w:gridSpan w:val="2"/>
                <w:tcMar>
                  <w:top w:w="30" w:type="dxa"/>
                  <w:left w:w="30" w:type="dxa"/>
                  <w:bottom w:w="20" w:type="dxa"/>
                  <w:right w:w="30" w:type="dxa"/>
                </w:tcMar>
              </w:tcPr>
            </w:tcPrChange>
          </w:tcPr>
          <w:p w14:paraId="6DA469FB" w14:textId="77777777" w:rsidR="00FA5C19" w:rsidRDefault="006D6C31">
            <w:r>
              <w:rPr>
                <w:rFonts w:ascii="Calibri" w:eastAsia="PMingLiU" w:hAnsi="Calibri" w:cs="Arial"/>
              </w:rPr>
              <w:t>Market spread applied to the market rate when Rate Type is FLOATING. The market spread is expressed in basis point. </w:t>
            </w:r>
          </w:p>
        </w:tc>
      </w:tr>
      <w:tr w:rsidR="00FA5C19" w14:paraId="1189B8CD" w14:textId="77777777" w:rsidTr="00FA5C19">
        <w:tblPrEx>
          <w:tblW w:w="5000" w:type="pct"/>
          <w:tblLook w:val="0020" w:firstRow="1" w:lastRow="0" w:firstColumn="0" w:lastColumn="0" w:noHBand="0" w:noVBand="0"/>
          <w:tblPrExChange w:id="923"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24" w:author="Lo Yuen San, Sandy (non-empl)" w:date="2019-11-21T22:13:00Z">
              <w:tcPr>
                <w:tcW w:w="0" w:type="auto"/>
                <w:tcMar>
                  <w:top w:w="30" w:type="dxa"/>
                  <w:left w:w="30" w:type="dxa"/>
                  <w:bottom w:w="20" w:type="dxa"/>
                  <w:right w:w="30" w:type="dxa"/>
                </w:tcMar>
              </w:tcPr>
            </w:tcPrChange>
          </w:tcPr>
          <w:p w14:paraId="4DCCE8B2" w14:textId="77777777" w:rsidR="00FA5C19" w:rsidRDefault="006D6C31">
            <w:r>
              <w:rPr>
                <w:rFonts w:ascii="Calibri" w:eastAsia="PMingLiU" w:hAnsi="Calibri" w:cs="Arial"/>
              </w:rPr>
              <w:t>CAP</w:t>
            </w:r>
          </w:p>
        </w:tc>
        <w:tc>
          <w:tcPr>
            <w:tcW w:w="0" w:type="auto"/>
            <w:tcMar>
              <w:top w:w="30" w:type="dxa"/>
              <w:left w:w="30" w:type="dxa"/>
              <w:bottom w:w="20" w:type="dxa"/>
              <w:right w:w="30" w:type="dxa"/>
            </w:tcMar>
            <w:tcPrChange w:id="925" w:author="Lo Yuen San, Sandy (non-empl)" w:date="2019-11-21T22:13:00Z">
              <w:tcPr>
                <w:tcW w:w="0" w:type="auto"/>
                <w:tcMar>
                  <w:top w:w="30" w:type="dxa"/>
                  <w:left w:w="30" w:type="dxa"/>
                  <w:bottom w:w="20" w:type="dxa"/>
                  <w:right w:w="30" w:type="dxa"/>
                </w:tcMar>
              </w:tcPr>
            </w:tcPrChange>
          </w:tcPr>
          <w:p w14:paraId="4907CD61" w14:textId="77777777" w:rsidR="00FA5C19" w:rsidRDefault="006D6C31">
            <w:r>
              <w:rPr>
                <w:rFonts w:ascii="Calibri" w:eastAsia="PMingLiU" w:hAnsi="Calibri" w:cs="Arial"/>
              </w:rPr>
              <w:t> Cap</w:t>
            </w:r>
          </w:p>
        </w:tc>
        <w:tc>
          <w:tcPr>
            <w:tcW w:w="0" w:type="auto"/>
            <w:tcMar>
              <w:top w:w="30" w:type="dxa"/>
              <w:left w:w="30" w:type="dxa"/>
              <w:bottom w:w="20" w:type="dxa"/>
              <w:right w:w="30" w:type="dxa"/>
            </w:tcMar>
            <w:tcPrChange w:id="926" w:author="Lo Yuen San, Sandy (non-empl)" w:date="2019-11-21T22:13:00Z">
              <w:tcPr>
                <w:tcW w:w="0" w:type="auto"/>
                <w:gridSpan w:val="2"/>
                <w:tcMar>
                  <w:top w:w="30" w:type="dxa"/>
                  <w:left w:w="30" w:type="dxa"/>
                  <w:bottom w:w="20" w:type="dxa"/>
                  <w:right w:w="30" w:type="dxa"/>
                </w:tcMar>
              </w:tcPr>
            </w:tcPrChange>
          </w:tcPr>
          <w:p w14:paraId="4B5EDE7A" w14:textId="77777777" w:rsidR="00FA5C19" w:rsidRDefault="006D6C31">
            <w:r>
              <w:rPr>
                <w:rFonts w:ascii="Calibri" w:eastAsia="PMingLiU" w:hAnsi="Calibri" w:cs="Arial"/>
              </w:rPr>
              <w:t>For floating rate contract: maximum interest rate value. Expressed in   percentage.</w:t>
            </w:r>
          </w:p>
        </w:tc>
      </w:tr>
      <w:tr w:rsidR="00FA5C19" w14:paraId="042CC088" w14:textId="77777777" w:rsidTr="00FA5C19">
        <w:tblPrEx>
          <w:tblW w:w="5000" w:type="pct"/>
          <w:tblLook w:val="0020" w:firstRow="1" w:lastRow="0" w:firstColumn="0" w:lastColumn="0" w:noHBand="0" w:noVBand="0"/>
          <w:tblPrExChange w:id="927"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28" w:author="Lo Yuen San, Sandy (non-empl)" w:date="2019-11-21T22:13:00Z">
              <w:tcPr>
                <w:tcW w:w="0" w:type="auto"/>
                <w:tcMar>
                  <w:top w:w="30" w:type="dxa"/>
                  <w:left w:w="30" w:type="dxa"/>
                  <w:bottom w:w="20" w:type="dxa"/>
                  <w:right w:w="30" w:type="dxa"/>
                </w:tcMar>
              </w:tcPr>
            </w:tcPrChange>
          </w:tcPr>
          <w:p w14:paraId="6B835913" w14:textId="77777777" w:rsidR="00FA5C19" w:rsidRDefault="006D6C31">
            <w:r>
              <w:rPr>
                <w:rFonts w:ascii="Calibri" w:eastAsia="PMingLiU" w:hAnsi="Calibri" w:cs="Arial"/>
              </w:rPr>
              <w:t>FLOOR</w:t>
            </w:r>
          </w:p>
        </w:tc>
        <w:tc>
          <w:tcPr>
            <w:tcW w:w="0" w:type="auto"/>
            <w:tcMar>
              <w:top w:w="30" w:type="dxa"/>
              <w:left w:w="30" w:type="dxa"/>
              <w:bottom w:w="20" w:type="dxa"/>
              <w:right w:w="30" w:type="dxa"/>
            </w:tcMar>
            <w:tcPrChange w:id="929" w:author="Lo Yuen San, Sandy (non-empl)" w:date="2019-11-21T22:13:00Z">
              <w:tcPr>
                <w:tcW w:w="0" w:type="auto"/>
                <w:tcMar>
                  <w:top w:w="30" w:type="dxa"/>
                  <w:left w:w="30" w:type="dxa"/>
                  <w:bottom w:w="20" w:type="dxa"/>
                  <w:right w:w="30" w:type="dxa"/>
                </w:tcMar>
              </w:tcPr>
            </w:tcPrChange>
          </w:tcPr>
          <w:p w14:paraId="28FD2E7B" w14:textId="77777777" w:rsidR="00FA5C19" w:rsidRDefault="006D6C31">
            <w:r>
              <w:rPr>
                <w:rFonts w:ascii="Calibri" w:eastAsia="PMingLiU" w:hAnsi="Calibri" w:cs="Arial"/>
              </w:rPr>
              <w:t> Floor</w:t>
            </w:r>
          </w:p>
        </w:tc>
        <w:tc>
          <w:tcPr>
            <w:tcW w:w="0" w:type="auto"/>
            <w:tcMar>
              <w:top w:w="30" w:type="dxa"/>
              <w:left w:w="30" w:type="dxa"/>
              <w:bottom w:w="20" w:type="dxa"/>
              <w:right w:w="30" w:type="dxa"/>
            </w:tcMar>
            <w:tcPrChange w:id="930" w:author="Lo Yuen San, Sandy (non-empl)" w:date="2019-11-21T22:13:00Z">
              <w:tcPr>
                <w:tcW w:w="0" w:type="auto"/>
                <w:gridSpan w:val="2"/>
                <w:tcMar>
                  <w:top w:w="30" w:type="dxa"/>
                  <w:left w:w="30" w:type="dxa"/>
                  <w:bottom w:w="20" w:type="dxa"/>
                  <w:right w:w="30" w:type="dxa"/>
                </w:tcMar>
              </w:tcPr>
            </w:tcPrChange>
          </w:tcPr>
          <w:p w14:paraId="13ECF2D6" w14:textId="77777777" w:rsidR="00FA5C19" w:rsidRDefault="006D6C31">
            <w:r>
              <w:rPr>
                <w:rFonts w:ascii="Calibri" w:eastAsia="PMingLiU" w:hAnsi="Calibri" w:cs="Arial"/>
              </w:rPr>
              <w:t>For floating rate contract:  minimum interest rate value. Expressed in percentage.</w:t>
            </w:r>
          </w:p>
        </w:tc>
      </w:tr>
      <w:tr w:rsidR="00FA5C19" w14:paraId="417139BB" w14:textId="77777777" w:rsidTr="00FA5C19">
        <w:tc>
          <w:tcPr>
            <w:tcW w:w="0" w:type="auto"/>
            <w:tcMar>
              <w:top w:w="30" w:type="dxa"/>
              <w:left w:w="30" w:type="dxa"/>
              <w:bottom w:w="20" w:type="dxa"/>
              <w:right w:w="30" w:type="dxa"/>
            </w:tcMar>
          </w:tcPr>
          <w:p w14:paraId="43E2CB24" w14:textId="77777777" w:rsidR="00FA5C19" w:rsidRDefault="006D6C31">
            <w:r>
              <w:rPr>
                <w:rFonts w:ascii="Calibri" w:eastAsia="PMingLiU" w:hAnsi="Calibri" w:cs="Arial"/>
              </w:rPr>
              <w:t>FIXING_NB_DAYS</w:t>
            </w:r>
          </w:p>
        </w:tc>
        <w:tc>
          <w:tcPr>
            <w:tcW w:w="0" w:type="auto"/>
            <w:tcMar>
              <w:top w:w="30" w:type="dxa"/>
              <w:left w:w="30" w:type="dxa"/>
              <w:bottom w:w="20" w:type="dxa"/>
              <w:right w:w="30" w:type="dxa"/>
            </w:tcMar>
          </w:tcPr>
          <w:p w14:paraId="6E980495" w14:textId="77777777" w:rsidR="00FA5C19" w:rsidRDefault="006D6C31">
            <w:r>
              <w:rPr>
                <w:rFonts w:ascii="Calibri" w:eastAsia="PMingLiU" w:hAnsi="Calibri" w:cs="Arial"/>
              </w:rPr>
              <w:t>No. of BD </w:t>
            </w:r>
          </w:p>
        </w:tc>
        <w:tc>
          <w:tcPr>
            <w:tcW w:w="0" w:type="auto"/>
            <w:tcMar>
              <w:top w:w="30" w:type="dxa"/>
              <w:left w:w="30" w:type="dxa"/>
              <w:bottom w:w="20" w:type="dxa"/>
              <w:right w:w="30" w:type="dxa"/>
            </w:tcMar>
          </w:tcPr>
          <w:p w14:paraId="58F4C688" w14:textId="77777777" w:rsidR="00FA5C19" w:rsidRDefault="006D6C31">
            <w:r>
              <w:rPr>
                <w:rFonts w:ascii="Calibri" w:eastAsia="PMingLiU" w:hAnsi="Calibri" w:cs="Arial"/>
              </w:rPr>
              <w:t>Number of business days between the rate fixing date and the coupon begin date (positive: number of   days after the coupon begin date; negative: number of days before the coupon   begin date).</w:t>
            </w:r>
            <w:ins w:id="931" w:author="Lo Yuen San, Sandy (non-empl)" w:date="2019-11-21T22:13:00Z">
              <w:r>
                <w:rPr>
                  <w:rFonts w:ascii="Calibri" w:eastAsia="PMingLiU" w:hAnsi="Calibri" w:cs="Arial"/>
                </w:rPr>
                <w:t xml:space="preserve"> This field could leave empty</w:t>
              </w:r>
            </w:ins>
          </w:p>
        </w:tc>
      </w:tr>
      <w:tr w:rsidR="00FA5C19" w14:paraId="76E8694F" w14:textId="77777777" w:rsidTr="00FA5C19">
        <w:tblPrEx>
          <w:tblW w:w="5000" w:type="pct"/>
          <w:tblLook w:val="0020" w:firstRow="1" w:lastRow="0" w:firstColumn="0" w:lastColumn="0" w:noHBand="0" w:noVBand="0"/>
          <w:tblPrExChange w:id="932"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33" w:author="Lo Yuen San, Sandy (non-empl)" w:date="2019-11-21T22:13:00Z">
              <w:tcPr>
                <w:tcW w:w="0" w:type="auto"/>
                <w:tcMar>
                  <w:top w:w="30" w:type="dxa"/>
                  <w:left w:w="30" w:type="dxa"/>
                  <w:bottom w:w="20" w:type="dxa"/>
                  <w:right w:w="30" w:type="dxa"/>
                </w:tcMar>
              </w:tcPr>
            </w:tcPrChange>
          </w:tcPr>
          <w:p w14:paraId="2FC08B1C" w14:textId="77777777" w:rsidR="00FA5C19" w:rsidRDefault="006D6C31">
            <w:r>
              <w:rPr>
                <w:rFonts w:ascii="Calibri" w:eastAsia="PMingLiU" w:hAnsi="Calibri" w:cs="Arial"/>
              </w:rPr>
              <w:t>FIXING_PERIODICITY</w:t>
            </w:r>
          </w:p>
        </w:tc>
        <w:tc>
          <w:tcPr>
            <w:tcW w:w="0" w:type="auto"/>
            <w:tcMar>
              <w:top w:w="30" w:type="dxa"/>
              <w:left w:w="30" w:type="dxa"/>
              <w:bottom w:w="20" w:type="dxa"/>
              <w:right w:w="30" w:type="dxa"/>
            </w:tcMar>
            <w:tcPrChange w:id="934" w:author="Lo Yuen San, Sandy (non-empl)" w:date="2019-11-21T22:13:00Z">
              <w:tcPr>
                <w:tcW w:w="0" w:type="auto"/>
                <w:tcMar>
                  <w:top w:w="30" w:type="dxa"/>
                  <w:left w:w="30" w:type="dxa"/>
                  <w:bottom w:w="20" w:type="dxa"/>
                  <w:right w:w="30" w:type="dxa"/>
                </w:tcMar>
              </w:tcPr>
            </w:tcPrChange>
          </w:tcPr>
          <w:p w14:paraId="08A5724A" w14:textId="77777777" w:rsidR="00FA5C19" w:rsidRDefault="006D6C31">
            <w:r>
              <w:rPr>
                <w:rFonts w:ascii="Calibri" w:eastAsia="PMingLiU" w:hAnsi="Calibri" w:cs="Arial"/>
              </w:rPr>
              <w:t> Fixing Periodicity</w:t>
            </w:r>
          </w:p>
        </w:tc>
        <w:tc>
          <w:tcPr>
            <w:tcW w:w="0" w:type="auto"/>
            <w:tcMar>
              <w:top w:w="30" w:type="dxa"/>
              <w:left w:w="30" w:type="dxa"/>
              <w:bottom w:w="20" w:type="dxa"/>
              <w:right w:w="30" w:type="dxa"/>
            </w:tcMar>
            <w:tcPrChange w:id="935" w:author="Lo Yuen San, Sandy (non-empl)" w:date="2019-11-21T22:13:00Z">
              <w:tcPr>
                <w:tcW w:w="0" w:type="auto"/>
                <w:gridSpan w:val="2"/>
                <w:tcMar>
                  <w:top w:w="30" w:type="dxa"/>
                  <w:left w:w="30" w:type="dxa"/>
                  <w:bottom w:w="20" w:type="dxa"/>
                  <w:right w:w="30" w:type="dxa"/>
                </w:tcMar>
              </w:tcPr>
            </w:tcPrChange>
          </w:tcPr>
          <w:p w14:paraId="4E1E2E70" w14:textId="77777777" w:rsidR="00FA5C19" w:rsidRDefault="006D6C31">
            <w:r>
              <w:rPr>
                <w:rFonts w:ascii="Calibri" w:eastAsia="PMingLiU" w:hAnsi="Calibri" w:cs="Arial"/>
              </w:rPr>
              <w:t>Periodicity of rate re-fixing, ie with which the rate value is reset.</w:t>
            </w:r>
          </w:p>
        </w:tc>
      </w:tr>
      <w:tr w:rsidR="00FA5C19" w14:paraId="554C2C59" w14:textId="77777777" w:rsidTr="00FA5C19">
        <w:tblPrEx>
          <w:tblW w:w="5000" w:type="pct"/>
          <w:tblLook w:val="0020" w:firstRow="1" w:lastRow="0" w:firstColumn="0" w:lastColumn="0" w:noHBand="0" w:noVBand="0"/>
          <w:tblPrExChange w:id="936"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37" w:author="Lo Yuen San, Sandy (non-empl)" w:date="2019-11-21T22:13:00Z">
              <w:tcPr>
                <w:tcW w:w="0" w:type="auto"/>
                <w:tcMar>
                  <w:top w:w="30" w:type="dxa"/>
                  <w:left w:w="30" w:type="dxa"/>
                  <w:bottom w:w="20" w:type="dxa"/>
                  <w:right w:w="30" w:type="dxa"/>
                </w:tcMar>
              </w:tcPr>
            </w:tcPrChange>
          </w:tcPr>
          <w:p w14:paraId="4D1CE7BF" w14:textId="77777777" w:rsidR="00FA5C19" w:rsidRDefault="006D6C31">
            <w:r>
              <w:rPr>
                <w:rFonts w:ascii="Calibri" w:eastAsia="PMingLiU" w:hAnsi="Calibri" w:cs="Arial"/>
              </w:rPr>
              <w:t>FIXING_NEXT_DATE</w:t>
            </w:r>
          </w:p>
        </w:tc>
        <w:tc>
          <w:tcPr>
            <w:tcW w:w="0" w:type="auto"/>
            <w:tcMar>
              <w:top w:w="30" w:type="dxa"/>
              <w:left w:w="30" w:type="dxa"/>
              <w:bottom w:w="20" w:type="dxa"/>
              <w:right w:w="30" w:type="dxa"/>
            </w:tcMar>
            <w:tcPrChange w:id="938" w:author="Lo Yuen San, Sandy (non-empl)" w:date="2019-11-21T22:13:00Z">
              <w:tcPr>
                <w:tcW w:w="0" w:type="auto"/>
                <w:tcMar>
                  <w:top w:w="30" w:type="dxa"/>
                  <w:left w:w="30" w:type="dxa"/>
                  <w:bottom w:w="20" w:type="dxa"/>
                  <w:right w:w="30" w:type="dxa"/>
                </w:tcMar>
              </w:tcPr>
            </w:tcPrChange>
          </w:tcPr>
          <w:p w14:paraId="68F36187" w14:textId="77777777" w:rsidR="00FA5C19" w:rsidRDefault="006D6C31">
            <w:r>
              <w:rPr>
                <w:rFonts w:ascii="Calibri" w:eastAsia="PMingLiU" w:hAnsi="Calibri" w:cs="Arial"/>
              </w:rPr>
              <w:t>Fixing Next Date</w:t>
            </w:r>
          </w:p>
        </w:tc>
        <w:tc>
          <w:tcPr>
            <w:tcW w:w="0" w:type="auto"/>
            <w:tcMar>
              <w:top w:w="30" w:type="dxa"/>
              <w:left w:w="30" w:type="dxa"/>
              <w:bottom w:w="20" w:type="dxa"/>
              <w:right w:w="30" w:type="dxa"/>
            </w:tcMar>
            <w:tcPrChange w:id="939" w:author="Lo Yuen San, Sandy (non-empl)" w:date="2019-11-21T22:13:00Z">
              <w:tcPr>
                <w:tcW w:w="0" w:type="auto"/>
                <w:gridSpan w:val="2"/>
                <w:tcMar>
                  <w:top w:w="30" w:type="dxa"/>
                  <w:left w:w="30" w:type="dxa"/>
                  <w:bottom w:w="20" w:type="dxa"/>
                  <w:right w:w="30" w:type="dxa"/>
                </w:tcMar>
              </w:tcPr>
            </w:tcPrChange>
          </w:tcPr>
          <w:p w14:paraId="5BF15B66" w14:textId="77777777" w:rsidR="00FA5C19" w:rsidRDefault="006D6C31">
            <w:r>
              <w:rPr>
                <w:rFonts w:ascii="Calibri" w:eastAsia="PMingLiU" w:hAnsi="Calibri" w:cs="Arial"/>
              </w:rPr>
              <w:t>Date of first rate reset. No rate reset takes place between value date and this date. Normal rate reset (according to reset parameters) resumes after this date.</w:t>
            </w:r>
          </w:p>
        </w:tc>
      </w:tr>
      <w:tr w:rsidR="00FA5C19" w14:paraId="283DEC5A" w14:textId="77777777" w:rsidTr="00FA5C19">
        <w:tblPrEx>
          <w:tblW w:w="5000" w:type="pct"/>
          <w:tblLook w:val="0020" w:firstRow="1" w:lastRow="0" w:firstColumn="0" w:lastColumn="0" w:noHBand="0" w:noVBand="0"/>
          <w:tblPrExChange w:id="940"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41" w:author="Lo Yuen San, Sandy (non-empl)" w:date="2019-11-21T22:13:00Z">
              <w:tcPr>
                <w:tcW w:w="0" w:type="auto"/>
                <w:tcMar>
                  <w:top w:w="30" w:type="dxa"/>
                  <w:left w:w="30" w:type="dxa"/>
                  <w:bottom w:w="20" w:type="dxa"/>
                  <w:right w:w="30" w:type="dxa"/>
                </w:tcMar>
              </w:tcPr>
            </w:tcPrChange>
          </w:tcPr>
          <w:p w14:paraId="664E396E" w14:textId="77777777" w:rsidR="00FA5C19" w:rsidRDefault="006D6C31">
            <w:r>
              <w:rPr>
                <w:rFonts w:ascii="Calibri" w:eastAsia="PMingLiU" w:hAnsi="Calibri" w:cs="Arial"/>
              </w:rPr>
              <w:t>FIXING_CURRENT_VALUE</w:t>
            </w:r>
          </w:p>
        </w:tc>
        <w:tc>
          <w:tcPr>
            <w:tcW w:w="0" w:type="auto"/>
            <w:tcMar>
              <w:top w:w="30" w:type="dxa"/>
              <w:left w:w="30" w:type="dxa"/>
              <w:bottom w:w="20" w:type="dxa"/>
              <w:right w:w="30" w:type="dxa"/>
            </w:tcMar>
            <w:tcPrChange w:id="942" w:author="Lo Yuen San, Sandy (non-empl)" w:date="2019-11-21T22:13:00Z">
              <w:tcPr>
                <w:tcW w:w="0" w:type="auto"/>
                <w:tcMar>
                  <w:top w:w="30" w:type="dxa"/>
                  <w:left w:w="30" w:type="dxa"/>
                  <w:bottom w:w="20" w:type="dxa"/>
                  <w:right w:w="30" w:type="dxa"/>
                </w:tcMar>
              </w:tcPr>
            </w:tcPrChange>
          </w:tcPr>
          <w:p w14:paraId="61FE2EC4" w14:textId="77777777" w:rsidR="00FA5C19" w:rsidRDefault="006D6C31">
            <w:r>
              <w:rPr>
                <w:rFonts w:ascii="Calibri" w:eastAsia="PMingLiU" w:hAnsi="Calibri" w:cs="Arial"/>
              </w:rPr>
              <w:t>Fixing Current Value</w:t>
            </w:r>
          </w:p>
        </w:tc>
        <w:tc>
          <w:tcPr>
            <w:tcW w:w="0" w:type="auto"/>
            <w:tcMar>
              <w:top w:w="30" w:type="dxa"/>
              <w:left w:w="30" w:type="dxa"/>
              <w:bottom w:w="20" w:type="dxa"/>
              <w:right w:w="30" w:type="dxa"/>
            </w:tcMar>
            <w:tcPrChange w:id="943" w:author="Lo Yuen San, Sandy (non-empl)" w:date="2019-11-21T22:13:00Z">
              <w:tcPr>
                <w:tcW w:w="0" w:type="auto"/>
                <w:gridSpan w:val="2"/>
                <w:tcMar>
                  <w:top w:w="30" w:type="dxa"/>
                  <w:left w:w="30" w:type="dxa"/>
                  <w:bottom w:w="20" w:type="dxa"/>
                  <w:right w:w="30" w:type="dxa"/>
                </w:tcMar>
              </w:tcPr>
            </w:tcPrChange>
          </w:tcPr>
          <w:p w14:paraId="6F54EE11" w14:textId="77777777" w:rsidR="00FA5C19" w:rsidRDefault="006D6C31">
            <w:r>
              <w:rPr>
                <w:rFonts w:ascii="Calibri" w:eastAsia="PMingLiU" w:hAnsi="Calibri" w:cs="Arial"/>
              </w:rPr>
              <w:t>Interest rate value fixed at last fixing date.</w:t>
            </w:r>
          </w:p>
        </w:tc>
      </w:tr>
      <w:tr w:rsidR="00FA5C19" w14:paraId="691E409B" w14:textId="77777777" w:rsidTr="00FA5C19">
        <w:tblPrEx>
          <w:tblW w:w="5000" w:type="pct"/>
          <w:tblLook w:val="0020" w:firstRow="1" w:lastRow="0" w:firstColumn="0" w:lastColumn="0" w:noHBand="0" w:noVBand="0"/>
          <w:tblPrExChange w:id="944"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45" w:author="Lo Yuen San, Sandy (non-empl)" w:date="2019-11-21T22:13:00Z">
              <w:tcPr>
                <w:tcW w:w="0" w:type="auto"/>
                <w:tcMar>
                  <w:top w:w="30" w:type="dxa"/>
                  <w:left w:w="30" w:type="dxa"/>
                  <w:bottom w:w="20" w:type="dxa"/>
                  <w:right w:w="30" w:type="dxa"/>
                </w:tcMar>
              </w:tcPr>
            </w:tcPrChange>
          </w:tcPr>
          <w:p w14:paraId="6AA0FB01" w14:textId="77777777" w:rsidR="00FA5C19" w:rsidRDefault="006D6C31">
            <w:r>
              <w:rPr>
                <w:rFonts w:ascii="Calibri" w:eastAsia="PMingLiU" w:hAnsi="Calibri" w:cs="Arial"/>
              </w:rPr>
              <w:t>AMORTIZING_AMOUNT</w:t>
            </w:r>
          </w:p>
        </w:tc>
        <w:tc>
          <w:tcPr>
            <w:tcW w:w="0" w:type="auto"/>
            <w:tcMar>
              <w:top w:w="30" w:type="dxa"/>
              <w:left w:w="30" w:type="dxa"/>
              <w:bottom w:w="20" w:type="dxa"/>
              <w:right w:w="30" w:type="dxa"/>
            </w:tcMar>
            <w:tcPrChange w:id="946" w:author="Lo Yuen San, Sandy (non-empl)" w:date="2019-11-21T22:13:00Z">
              <w:tcPr>
                <w:tcW w:w="0" w:type="auto"/>
                <w:tcMar>
                  <w:top w:w="30" w:type="dxa"/>
                  <w:left w:w="30" w:type="dxa"/>
                  <w:bottom w:w="20" w:type="dxa"/>
                  <w:right w:w="30" w:type="dxa"/>
                </w:tcMar>
              </w:tcPr>
            </w:tcPrChange>
          </w:tcPr>
          <w:p w14:paraId="3CCA4C0D" w14:textId="77777777" w:rsidR="00FA5C19" w:rsidRDefault="006D6C31">
            <w:r>
              <w:rPr>
                <w:rFonts w:ascii="Calibri" w:eastAsia="PMingLiU" w:hAnsi="Calibri" w:cs="Arial"/>
              </w:rPr>
              <w:t>Amortizing Amount</w:t>
            </w:r>
          </w:p>
        </w:tc>
        <w:tc>
          <w:tcPr>
            <w:tcW w:w="0" w:type="auto"/>
            <w:tcMar>
              <w:top w:w="30" w:type="dxa"/>
              <w:left w:w="30" w:type="dxa"/>
              <w:bottom w:w="20" w:type="dxa"/>
              <w:right w:w="30" w:type="dxa"/>
            </w:tcMar>
            <w:tcPrChange w:id="947" w:author="Lo Yuen San, Sandy (non-empl)" w:date="2019-11-21T22:13:00Z">
              <w:tcPr>
                <w:tcW w:w="0" w:type="auto"/>
                <w:gridSpan w:val="2"/>
                <w:tcMar>
                  <w:top w:w="30" w:type="dxa"/>
                  <w:left w:w="30" w:type="dxa"/>
                  <w:bottom w:w="20" w:type="dxa"/>
                  <w:right w:w="30" w:type="dxa"/>
                </w:tcMar>
              </w:tcPr>
            </w:tcPrChange>
          </w:tcPr>
          <w:p w14:paraId="37D45DC6" w14:textId="77777777" w:rsidR="00FA5C19" w:rsidRDefault="006D6C31">
            <w:r>
              <w:rPr>
                <w:rFonts w:ascii="Calibri" w:eastAsia="PMingLiU" w:hAnsi="Calibri" w:cs="Arial"/>
              </w:rPr>
              <w:t>Amortizing amount. Calculated by the engine if not filled.</w:t>
            </w:r>
          </w:p>
        </w:tc>
      </w:tr>
      <w:tr w:rsidR="00FA5C19" w14:paraId="7224DFDD" w14:textId="77777777" w:rsidTr="00FA5C19">
        <w:tblPrEx>
          <w:tblW w:w="5000" w:type="pct"/>
          <w:tblLook w:val="0020" w:firstRow="1" w:lastRow="0" w:firstColumn="0" w:lastColumn="0" w:noHBand="0" w:noVBand="0"/>
          <w:tblPrExChange w:id="948"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49" w:author="Lo Yuen San, Sandy (non-empl)" w:date="2019-11-21T22:13:00Z">
              <w:tcPr>
                <w:tcW w:w="0" w:type="auto"/>
                <w:tcMar>
                  <w:top w:w="30" w:type="dxa"/>
                  <w:left w:w="30" w:type="dxa"/>
                  <w:bottom w:w="20" w:type="dxa"/>
                  <w:right w:w="30" w:type="dxa"/>
                </w:tcMar>
              </w:tcPr>
            </w:tcPrChange>
          </w:tcPr>
          <w:p w14:paraId="48A165AE" w14:textId="77777777" w:rsidR="00FA5C19" w:rsidRDefault="006D6C31">
            <w:r>
              <w:rPr>
                <w:rFonts w:ascii="Calibri" w:eastAsia="PMingLiU" w:hAnsi="Calibri" w:cs="Arial"/>
              </w:rPr>
              <w:t>AMORTIZING_PERIODICITY</w:t>
            </w:r>
          </w:p>
        </w:tc>
        <w:tc>
          <w:tcPr>
            <w:tcW w:w="0" w:type="auto"/>
            <w:tcMar>
              <w:top w:w="30" w:type="dxa"/>
              <w:left w:w="30" w:type="dxa"/>
              <w:bottom w:w="20" w:type="dxa"/>
              <w:right w:w="30" w:type="dxa"/>
            </w:tcMar>
            <w:tcPrChange w:id="950" w:author="Lo Yuen San, Sandy (non-empl)" w:date="2019-11-21T22:13:00Z">
              <w:tcPr>
                <w:tcW w:w="0" w:type="auto"/>
                <w:tcMar>
                  <w:top w:w="30" w:type="dxa"/>
                  <w:left w:w="30" w:type="dxa"/>
                  <w:bottom w:w="20" w:type="dxa"/>
                  <w:right w:w="30" w:type="dxa"/>
                </w:tcMar>
              </w:tcPr>
            </w:tcPrChange>
          </w:tcPr>
          <w:p w14:paraId="72C6A936" w14:textId="77777777" w:rsidR="00FA5C19" w:rsidRDefault="006D6C31">
            <w:r>
              <w:rPr>
                <w:rFonts w:ascii="Calibri" w:eastAsia="PMingLiU" w:hAnsi="Calibri" w:cs="Arial"/>
              </w:rPr>
              <w:t>Amortizing Periodicity</w:t>
            </w:r>
          </w:p>
        </w:tc>
        <w:tc>
          <w:tcPr>
            <w:tcW w:w="0" w:type="auto"/>
            <w:tcMar>
              <w:top w:w="30" w:type="dxa"/>
              <w:left w:w="30" w:type="dxa"/>
              <w:bottom w:w="20" w:type="dxa"/>
              <w:right w:w="30" w:type="dxa"/>
            </w:tcMar>
            <w:tcPrChange w:id="951" w:author="Lo Yuen San, Sandy (non-empl)" w:date="2019-11-21T22:13:00Z">
              <w:tcPr>
                <w:tcW w:w="0" w:type="auto"/>
                <w:gridSpan w:val="2"/>
                <w:tcMar>
                  <w:top w:w="30" w:type="dxa"/>
                  <w:left w:w="30" w:type="dxa"/>
                  <w:bottom w:w="20" w:type="dxa"/>
                  <w:right w:w="30" w:type="dxa"/>
                </w:tcMar>
              </w:tcPr>
            </w:tcPrChange>
          </w:tcPr>
          <w:p w14:paraId="4A567720" w14:textId="77777777" w:rsidR="00FA5C19" w:rsidRDefault="006D6C31">
            <w:r>
              <w:rPr>
                <w:rFonts w:ascii="Calibri" w:eastAsia="PMingLiU" w:hAnsi="Calibri" w:cs="Arial"/>
              </w:rPr>
              <w:t>Periodicity   of the capital repayments. Must be greater than coupon periodicity (&gt;=   PERIODICITY).</w:t>
            </w:r>
            <w:r>
              <w:rPr>
                <w:rFonts w:ascii="Calibri" w:eastAsia="PMingLiU" w:hAnsi="Calibri" w:cs="Arial"/>
              </w:rPr>
              <w:br/>
              <w:t>    Possible values are:</w:t>
            </w:r>
            <w:r>
              <w:rPr>
                <w:rFonts w:ascii="Calibri" w:eastAsia="PMingLiU" w:hAnsi="Calibri" w:cs="Arial"/>
              </w:rPr>
              <w:br/>
              <w:t>    0: None</w:t>
            </w:r>
            <w:r>
              <w:rPr>
                <w:rFonts w:ascii="Calibri" w:eastAsia="PMingLiU" w:hAnsi="Calibri" w:cs="Arial"/>
              </w:rPr>
              <w:br/>
              <w:t>    1: Annual</w:t>
            </w:r>
            <w:r>
              <w:rPr>
                <w:rFonts w:ascii="Calibri" w:eastAsia="PMingLiU" w:hAnsi="Calibri" w:cs="Arial"/>
              </w:rPr>
              <w:br/>
              <w:t>    2: Semi-annual</w:t>
            </w:r>
            <w:r>
              <w:rPr>
                <w:rFonts w:ascii="Calibri" w:eastAsia="PMingLiU" w:hAnsi="Calibri" w:cs="Arial"/>
              </w:rPr>
              <w:br/>
              <w:t>    3: Quarterly</w:t>
            </w:r>
            <w:r>
              <w:rPr>
                <w:rFonts w:ascii="Calibri" w:eastAsia="PMingLiU" w:hAnsi="Calibri" w:cs="Arial"/>
              </w:rPr>
              <w:br/>
              <w:t>    4: Monthly</w:t>
            </w:r>
            <w:r>
              <w:rPr>
                <w:rFonts w:ascii="Calibri" w:eastAsia="PMingLiU" w:hAnsi="Calibri" w:cs="Arial"/>
              </w:rPr>
              <w:br/>
              <w:t>    Authorized values: 0,1,2,3,4.</w:t>
            </w:r>
          </w:p>
        </w:tc>
      </w:tr>
      <w:tr w:rsidR="00FA5C19" w14:paraId="40A589AE" w14:textId="77777777" w:rsidTr="00FA5C19">
        <w:tblPrEx>
          <w:tblW w:w="5000" w:type="pct"/>
          <w:tblLook w:val="0020" w:firstRow="1" w:lastRow="0" w:firstColumn="0" w:lastColumn="0" w:noHBand="0" w:noVBand="0"/>
          <w:tblPrExChange w:id="952"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53" w:author="Lo Yuen San, Sandy (non-empl)" w:date="2019-11-21T22:13:00Z">
              <w:tcPr>
                <w:tcW w:w="0" w:type="auto"/>
                <w:tcMar>
                  <w:top w:w="30" w:type="dxa"/>
                  <w:left w:w="30" w:type="dxa"/>
                  <w:bottom w:w="20" w:type="dxa"/>
                  <w:right w:w="30" w:type="dxa"/>
                </w:tcMar>
              </w:tcPr>
            </w:tcPrChange>
          </w:tcPr>
          <w:p w14:paraId="0BAD07F1" w14:textId="77777777" w:rsidR="00FA5C19" w:rsidRDefault="006D6C31">
            <w:r>
              <w:rPr>
                <w:rFonts w:ascii="Calibri" w:eastAsia="PMingLiU" w:hAnsi="Calibri" w:cs="Arial"/>
              </w:rPr>
              <w:t>AMORTIZING_PERIOD_TENOR</w:t>
            </w:r>
          </w:p>
        </w:tc>
        <w:tc>
          <w:tcPr>
            <w:tcW w:w="0" w:type="auto"/>
            <w:tcMar>
              <w:top w:w="30" w:type="dxa"/>
              <w:left w:w="30" w:type="dxa"/>
              <w:bottom w:w="20" w:type="dxa"/>
              <w:right w:w="30" w:type="dxa"/>
            </w:tcMar>
            <w:tcPrChange w:id="954" w:author="Lo Yuen San, Sandy (non-empl)" w:date="2019-11-21T22:13:00Z">
              <w:tcPr>
                <w:tcW w:w="0" w:type="auto"/>
                <w:tcMar>
                  <w:top w:w="30" w:type="dxa"/>
                  <w:left w:w="30" w:type="dxa"/>
                  <w:bottom w:w="20" w:type="dxa"/>
                  <w:right w:w="30" w:type="dxa"/>
                </w:tcMar>
              </w:tcPr>
            </w:tcPrChange>
          </w:tcPr>
          <w:p w14:paraId="08165656" w14:textId="77777777" w:rsidR="00FA5C19" w:rsidRDefault="006D6C31">
            <w:r>
              <w:rPr>
                <w:rFonts w:ascii="Calibri" w:eastAsia="PMingLiU" w:hAnsi="Calibri" w:cs="Arial"/>
              </w:rPr>
              <w:t>Amortizing Period Tenor</w:t>
            </w:r>
          </w:p>
        </w:tc>
        <w:tc>
          <w:tcPr>
            <w:tcW w:w="0" w:type="auto"/>
            <w:tcMar>
              <w:top w:w="30" w:type="dxa"/>
              <w:left w:w="30" w:type="dxa"/>
              <w:bottom w:w="20" w:type="dxa"/>
              <w:right w:w="30" w:type="dxa"/>
            </w:tcMar>
            <w:tcPrChange w:id="955" w:author="Lo Yuen San, Sandy (non-empl)" w:date="2019-11-21T22:13:00Z">
              <w:tcPr>
                <w:tcW w:w="0" w:type="auto"/>
                <w:gridSpan w:val="2"/>
                <w:tcMar>
                  <w:top w:w="30" w:type="dxa"/>
                  <w:left w:w="30" w:type="dxa"/>
                  <w:bottom w:w="20" w:type="dxa"/>
                  <w:right w:w="30" w:type="dxa"/>
                </w:tcMar>
              </w:tcPr>
            </w:tcPrChange>
          </w:tcPr>
          <w:p w14:paraId="5BFAD40B" w14:textId="77777777" w:rsidR="00FA5C19" w:rsidRDefault="006D6C31">
            <w:r>
              <w:rPr>
                <w:rFonts w:ascii="Calibri" w:eastAsia="PMingLiU" w:hAnsi="Calibri" w:cs="Arial"/>
              </w:rPr>
              <w:t>Amortizing frequency in tenor format [nnYnnMnnD] (example: 7D, 1M, 1Y2M10D). If you leave the field empty, the software uses the interest payment frequency tenor (preset setup).</w:t>
            </w:r>
          </w:p>
        </w:tc>
      </w:tr>
      <w:tr w:rsidR="00FA5C19" w14:paraId="7A41A956" w14:textId="77777777" w:rsidTr="00FA5C19">
        <w:tblPrEx>
          <w:tblW w:w="5000" w:type="pct"/>
          <w:tblLook w:val="0020" w:firstRow="1" w:lastRow="0" w:firstColumn="0" w:lastColumn="0" w:noHBand="0" w:noVBand="0"/>
          <w:tblPrExChange w:id="956"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57" w:author="Lo Yuen San, Sandy (non-empl)" w:date="2019-11-21T22:13:00Z">
              <w:tcPr>
                <w:tcW w:w="0" w:type="auto"/>
                <w:tcMar>
                  <w:top w:w="30" w:type="dxa"/>
                  <w:left w:w="30" w:type="dxa"/>
                  <w:bottom w:w="20" w:type="dxa"/>
                  <w:right w:w="30" w:type="dxa"/>
                </w:tcMar>
              </w:tcPr>
            </w:tcPrChange>
          </w:tcPr>
          <w:p w14:paraId="299FB054" w14:textId="77777777" w:rsidR="00FA5C19" w:rsidRDefault="006D6C31">
            <w:r>
              <w:rPr>
                <w:rFonts w:ascii="Calibri" w:eastAsia="PMingLiU" w:hAnsi="Calibri" w:cs="Arial"/>
              </w:rPr>
              <w:t>FIXING_PERIOD_TENOR</w:t>
            </w:r>
          </w:p>
        </w:tc>
        <w:tc>
          <w:tcPr>
            <w:tcW w:w="0" w:type="auto"/>
            <w:tcMar>
              <w:top w:w="30" w:type="dxa"/>
              <w:left w:w="30" w:type="dxa"/>
              <w:bottom w:w="20" w:type="dxa"/>
              <w:right w:w="30" w:type="dxa"/>
            </w:tcMar>
            <w:tcPrChange w:id="958" w:author="Lo Yuen San, Sandy (non-empl)" w:date="2019-11-21T22:13:00Z">
              <w:tcPr>
                <w:tcW w:w="0" w:type="auto"/>
                <w:tcMar>
                  <w:top w:w="30" w:type="dxa"/>
                  <w:left w:w="30" w:type="dxa"/>
                  <w:bottom w:w="20" w:type="dxa"/>
                  <w:right w:w="30" w:type="dxa"/>
                </w:tcMar>
              </w:tcPr>
            </w:tcPrChange>
          </w:tcPr>
          <w:p w14:paraId="6E3C515E" w14:textId="77777777" w:rsidR="00FA5C19" w:rsidRDefault="006D6C31">
            <w:r>
              <w:rPr>
                <w:rFonts w:ascii="Calibri" w:eastAsia="PMingLiU" w:hAnsi="Calibri" w:cs="Arial"/>
              </w:rPr>
              <w:t>Fixing Period Tenor</w:t>
            </w:r>
          </w:p>
        </w:tc>
        <w:tc>
          <w:tcPr>
            <w:tcW w:w="0" w:type="auto"/>
            <w:tcMar>
              <w:top w:w="30" w:type="dxa"/>
              <w:left w:w="30" w:type="dxa"/>
              <w:bottom w:w="20" w:type="dxa"/>
              <w:right w:w="30" w:type="dxa"/>
            </w:tcMar>
            <w:tcPrChange w:id="959" w:author="Lo Yuen San, Sandy (non-empl)" w:date="2019-11-21T22:13:00Z">
              <w:tcPr>
                <w:tcW w:w="0" w:type="auto"/>
                <w:gridSpan w:val="2"/>
                <w:tcMar>
                  <w:top w:w="30" w:type="dxa"/>
                  <w:left w:w="30" w:type="dxa"/>
                  <w:bottom w:w="20" w:type="dxa"/>
                  <w:right w:w="30" w:type="dxa"/>
                </w:tcMar>
              </w:tcPr>
            </w:tcPrChange>
          </w:tcPr>
          <w:p w14:paraId="1B0A6E99" w14:textId="77777777" w:rsidR="00FA5C19" w:rsidRDefault="006D6C31">
            <w:r>
              <w:rPr>
                <w:rFonts w:ascii="Calibri" w:eastAsia="PMingLiU" w:hAnsi="Calibri" w:cs="Arial"/>
              </w:rPr>
              <w:t>Rate reset frequency in tenor format [nnYnnMnnD] (example: 7D, 1M, 1Y2M10D). If you leave the field empty, the software uses the interest payment frequency tenor (preset setup).</w:t>
            </w:r>
          </w:p>
        </w:tc>
      </w:tr>
      <w:tr w:rsidR="00FA5C19" w14:paraId="52E1C4C2" w14:textId="77777777" w:rsidTr="00FA5C19">
        <w:tblPrEx>
          <w:tblW w:w="5000" w:type="pct"/>
          <w:tblLook w:val="0020" w:firstRow="1" w:lastRow="0" w:firstColumn="0" w:lastColumn="0" w:noHBand="0" w:noVBand="0"/>
          <w:tblPrExChange w:id="960"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961" w:author="Lo Yuen San, Sandy (non-empl)" w:date="2019-11-21T22:13:00Z">
              <w:tcPr>
                <w:tcW w:w="0" w:type="auto"/>
                <w:tcMar>
                  <w:top w:w="30" w:type="dxa"/>
                  <w:left w:w="30" w:type="dxa"/>
                  <w:bottom w:w="20" w:type="dxa"/>
                  <w:right w:w="30" w:type="dxa"/>
                </w:tcMar>
              </w:tcPr>
            </w:tcPrChange>
          </w:tcPr>
          <w:p w14:paraId="440A4C91" w14:textId="77777777" w:rsidR="00FA5C19" w:rsidRDefault="006D6C31">
            <w:r>
              <w:rPr>
                <w:rFonts w:ascii="Calibri" w:eastAsia="PMingLiU" w:hAnsi="Calibri" w:cs="Arial"/>
              </w:rPr>
              <w:t>PERIODICITY_TENOR</w:t>
            </w:r>
          </w:p>
        </w:tc>
        <w:tc>
          <w:tcPr>
            <w:tcW w:w="0" w:type="auto"/>
            <w:tcMar>
              <w:top w:w="30" w:type="dxa"/>
              <w:left w:w="30" w:type="dxa"/>
              <w:bottom w:w="20" w:type="dxa"/>
              <w:right w:w="30" w:type="dxa"/>
            </w:tcMar>
            <w:tcPrChange w:id="962" w:author="Lo Yuen San, Sandy (non-empl)" w:date="2019-11-21T22:13:00Z">
              <w:tcPr>
                <w:tcW w:w="0" w:type="auto"/>
                <w:tcMar>
                  <w:top w:w="30" w:type="dxa"/>
                  <w:left w:w="30" w:type="dxa"/>
                  <w:bottom w:w="20" w:type="dxa"/>
                  <w:right w:w="30" w:type="dxa"/>
                </w:tcMar>
              </w:tcPr>
            </w:tcPrChange>
          </w:tcPr>
          <w:p w14:paraId="5A28281F" w14:textId="77777777" w:rsidR="00FA5C19" w:rsidRDefault="006D6C31">
            <w:r>
              <w:rPr>
                <w:rFonts w:ascii="Calibri" w:eastAsia="PMingLiU" w:hAnsi="Calibri" w:cs="Arial"/>
              </w:rPr>
              <w:t>Periodicity Tenor</w:t>
            </w:r>
          </w:p>
        </w:tc>
        <w:tc>
          <w:tcPr>
            <w:tcW w:w="0" w:type="auto"/>
            <w:tcMar>
              <w:top w:w="30" w:type="dxa"/>
              <w:left w:w="30" w:type="dxa"/>
              <w:bottom w:w="20" w:type="dxa"/>
              <w:right w:w="30" w:type="dxa"/>
            </w:tcMar>
            <w:tcPrChange w:id="963" w:author="Lo Yuen San, Sandy (non-empl)" w:date="2019-11-21T22:13:00Z">
              <w:tcPr>
                <w:tcW w:w="0" w:type="auto"/>
                <w:gridSpan w:val="2"/>
                <w:tcMar>
                  <w:top w:w="30" w:type="dxa"/>
                  <w:left w:w="30" w:type="dxa"/>
                  <w:bottom w:w="20" w:type="dxa"/>
                  <w:right w:w="30" w:type="dxa"/>
                </w:tcMar>
              </w:tcPr>
            </w:tcPrChange>
          </w:tcPr>
          <w:p w14:paraId="5198181C" w14:textId="77777777" w:rsidR="00FA5C19" w:rsidRDefault="006D6C31">
            <w:r>
              <w:rPr>
                <w:rFonts w:ascii="Calibri" w:eastAsia="PMingLiU" w:hAnsi="Calibri" w:cs="Arial"/>
              </w:rPr>
              <w:t>Interest payment frequency in tenor format [nnYnnMnnD] (example: 7D, 1M, 1Y2M10D).</w:t>
            </w:r>
          </w:p>
        </w:tc>
      </w:tr>
    </w:tbl>
    <w:p w14:paraId="3A463778" w14:textId="77777777" w:rsidR="00FA5C19" w:rsidRDefault="006D6C31">
      <w:pPr>
        <w:pStyle w:val="Heading3"/>
      </w:pPr>
      <w:bookmarkStart w:id="964" w:name="_Toc256000016"/>
      <w:bookmarkStart w:id="965" w:name="scroll-bookmark-18"/>
      <w:r>
        <w:t>Imported Cashflows</w:t>
      </w:r>
      <w:bookmarkEnd w:id="964"/>
      <w:bookmarkEnd w:id="965"/>
    </w:p>
    <w:tbl>
      <w:tblPr>
        <w:tblStyle w:val="ScrollTableNormal"/>
        <w:tblW w:w="5000" w:type="pct"/>
        <w:tblLook w:val="0020" w:firstRow="1" w:lastRow="0" w:firstColumn="0" w:lastColumn="0" w:noHBand="0" w:noVBand="0"/>
        <w:tblPrChange w:id="966" w:author="Lo Yuen San, Sandy (non-empl)" w:date="2019-11-21T22:13:00Z">
          <w:tblPr>
            <w:tblStyle w:val="ScrollTableNormal"/>
            <w:tblW w:w="5000" w:type="pct"/>
            <w:tblLook w:val="0020" w:firstRow="1" w:lastRow="0" w:firstColumn="0" w:lastColumn="0" w:noHBand="0" w:noVBand="0"/>
          </w:tblPr>
        </w:tblPrChange>
      </w:tblPr>
      <w:tblGrid>
        <w:gridCol w:w="2183"/>
        <w:gridCol w:w="1740"/>
        <w:gridCol w:w="5427"/>
        <w:tblGridChange w:id="967">
          <w:tblGrid>
            <w:gridCol w:w="2183"/>
            <w:gridCol w:w="1740"/>
            <w:gridCol w:w="5427"/>
          </w:tblGrid>
        </w:tblGridChange>
      </w:tblGrid>
      <w:tr w:rsidR="00FA5C19" w14:paraId="35593CD9"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Change w:id="968" w:author="Lo Yuen San, Sandy (non-empl)" w:date="2019-11-21T22:13:00Z">
              <w:tcPr>
                <w:tcW w:w="0" w:type="auto"/>
                <w:tcMar>
                  <w:top w:w="30" w:type="dxa"/>
                  <w:left w:w="30" w:type="dxa"/>
                  <w:bottom w:w="20" w:type="dxa"/>
                  <w:right w:w="30" w:type="dxa"/>
                </w:tcMar>
              </w:tcPr>
            </w:tcPrChange>
          </w:tcPr>
          <w:p w14:paraId="32CACD23"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RFO Field</w:t>
            </w:r>
          </w:p>
        </w:tc>
        <w:tc>
          <w:tcPr>
            <w:tcW w:w="0" w:type="auto"/>
            <w:tcMar>
              <w:top w:w="30" w:type="dxa"/>
              <w:left w:w="30" w:type="dxa"/>
              <w:bottom w:w="20" w:type="dxa"/>
              <w:right w:w="30" w:type="dxa"/>
            </w:tcMar>
            <w:tcPrChange w:id="969" w:author="Lo Yuen San, Sandy (non-empl)" w:date="2019-11-21T22:13:00Z">
              <w:tcPr>
                <w:tcW w:w="0" w:type="auto"/>
                <w:tcMar>
                  <w:top w:w="30" w:type="dxa"/>
                  <w:left w:w="30" w:type="dxa"/>
                  <w:bottom w:w="20" w:type="dxa"/>
                  <w:right w:w="30" w:type="dxa"/>
                </w:tcMar>
              </w:tcPr>
            </w:tcPrChange>
          </w:tcPr>
          <w:p w14:paraId="292C89B0"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Display Name</w:t>
            </w:r>
          </w:p>
        </w:tc>
        <w:tc>
          <w:tcPr>
            <w:tcW w:w="0" w:type="auto"/>
            <w:tcMar>
              <w:top w:w="30" w:type="dxa"/>
              <w:left w:w="30" w:type="dxa"/>
              <w:bottom w:w="20" w:type="dxa"/>
              <w:right w:w="30" w:type="dxa"/>
            </w:tcMar>
            <w:tcPrChange w:id="970" w:author="Lo Yuen San, Sandy (non-empl)" w:date="2019-11-21T22:13:00Z">
              <w:tcPr>
                <w:tcW w:w="0" w:type="auto"/>
                <w:tcMar>
                  <w:top w:w="30" w:type="dxa"/>
                  <w:left w:w="30" w:type="dxa"/>
                  <w:bottom w:w="20" w:type="dxa"/>
                  <w:right w:w="30" w:type="dxa"/>
                </w:tcMar>
              </w:tcPr>
            </w:tcPrChange>
          </w:tcPr>
          <w:p w14:paraId="2CAAF3D7" w14:textId="77777777" w:rsidR="00FA5C19" w:rsidRDefault="006D6C31">
            <w:pPr>
              <w:cnfStyle w:val="100000000000" w:firstRow="1" w:lastRow="0" w:firstColumn="0" w:lastColumn="0" w:oddVBand="0" w:evenVBand="0" w:oddHBand="0" w:evenHBand="0" w:firstRowFirstColumn="0" w:firstRowLastColumn="0" w:lastRowFirstColumn="0" w:lastRowLastColumn="0"/>
            </w:pPr>
            <w:r>
              <w:rPr>
                <w:rFonts w:ascii="Calibri" w:eastAsia="PMingLiU" w:hAnsi="Calibri" w:cs="Arial"/>
              </w:rPr>
              <w:t>Comments</w:t>
            </w:r>
          </w:p>
        </w:tc>
      </w:tr>
      <w:tr w:rsidR="00FA5C19" w14:paraId="32B3CEE5" w14:textId="77777777" w:rsidTr="00FA5C19">
        <w:tc>
          <w:tcPr>
            <w:tcW w:w="0" w:type="auto"/>
            <w:tcMar>
              <w:top w:w="30" w:type="dxa"/>
              <w:left w:w="30" w:type="dxa"/>
              <w:bottom w:w="20" w:type="dxa"/>
              <w:right w:w="30" w:type="dxa"/>
            </w:tcMar>
            <w:tcPrChange w:id="971" w:author="Lo Yuen San, Sandy (non-empl)" w:date="2019-11-21T22:13:00Z">
              <w:tcPr>
                <w:tcW w:w="0" w:type="auto"/>
                <w:tcMar>
                  <w:top w:w="30" w:type="dxa"/>
                  <w:left w:w="30" w:type="dxa"/>
                  <w:bottom w:w="20" w:type="dxa"/>
                  <w:right w:w="30" w:type="dxa"/>
                </w:tcMar>
              </w:tcPr>
            </w:tcPrChange>
          </w:tcPr>
          <w:p w14:paraId="3B801E15" w14:textId="77777777" w:rsidR="00FA5C19" w:rsidRDefault="006D6C31">
            <w:r>
              <w:rPr>
                <w:rFonts w:ascii="Calibri" w:eastAsia="PMingLiU" w:hAnsi="Calibri" w:cs="Arial"/>
              </w:rPr>
              <w:t>CONTRACT_REFERENCE</w:t>
            </w:r>
          </w:p>
        </w:tc>
        <w:tc>
          <w:tcPr>
            <w:tcW w:w="0" w:type="auto"/>
            <w:tcMar>
              <w:top w:w="30" w:type="dxa"/>
              <w:left w:w="30" w:type="dxa"/>
              <w:bottom w:w="20" w:type="dxa"/>
              <w:right w:w="30" w:type="dxa"/>
            </w:tcMar>
            <w:tcPrChange w:id="972" w:author="Lo Yuen San, Sandy (non-empl)" w:date="2019-11-21T22:13:00Z">
              <w:tcPr>
                <w:tcW w:w="0" w:type="auto"/>
                <w:tcMar>
                  <w:top w:w="30" w:type="dxa"/>
                  <w:left w:w="30" w:type="dxa"/>
                  <w:bottom w:w="20" w:type="dxa"/>
                  <w:right w:w="30" w:type="dxa"/>
                </w:tcMar>
              </w:tcPr>
            </w:tcPrChange>
          </w:tcPr>
          <w:p w14:paraId="3D0EEFE2" w14:textId="77777777" w:rsidR="00FA5C19" w:rsidRDefault="006D6C31">
            <w:r>
              <w:rPr>
                <w:rFonts w:ascii="Calibri" w:eastAsia="PMingLiU" w:hAnsi="Calibri" w:cs="Arial"/>
              </w:rPr>
              <w:t>Contract identification of the cash flows.</w:t>
            </w:r>
          </w:p>
        </w:tc>
        <w:tc>
          <w:tcPr>
            <w:tcW w:w="0" w:type="auto"/>
            <w:tcMar>
              <w:top w:w="30" w:type="dxa"/>
              <w:left w:w="30" w:type="dxa"/>
              <w:bottom w:w="20" w:type="dxa"/>
              <w:right w:w="30" w:type="dxa"/>
            </w:tcMar>
            <w:tcPrChange w:id="973" w:author="Lo Yuen San, Sandy (non-empl)" w:date="2019-11-21T22:13:00Z">
              <w:tcPr>
                <w:tcW w:w="0" w:type="auto"/>
                <w:tcMar>
                  <w:top w:w="30" w:type="dxa"/>
                  <w:left w:w="30" w:type="dxa"/>
                  <w:bottom w:w="20" w:type="dxa"/>
                  <w:right w:w="30" w:type="dxa"/>
                </w:tcMar>
              </w:tcPr>
            </w:tcPrChange>
          </w:tcPr>
          <w:p w14:paraId="01158C4B" w14:textId="77777777" w:rsidR="00FA5C19" w:rsidRDefault="006D6C31">
            <w:r>
              <w:rPr>
                <w:rFonts w:ascii="Calibri" w:eastAsia="PMingLiU" w:hAnsi="Calibri" w:cs="Arial"/>
              </w:rPr>
              <w:t>Unique code which identifies the contract generating the cash flow</w:t>
            </w:r>
          </w:p>
        </w:tc>
      </w:tr>
      <w:tr w:rsidR="00FA5C19" w14:paraId="078C54B8" w14:textId="77777777" w:rsidTr="00FA5C19">
        <w:tc>
          <w:tcPr>
            <w:tcW w:w="0" w:type="auto"/>
            <w:tcMar>
              <w:top w:w="30" w:type="dxa"/>
              <w:left w:w="30" w:type="dxa"/>
              <w:bottom w:w="20" w:type="dxa"/>
              <w:right w:w="30" w:type="dxa"/>
            </w:tcMar>
            <w:tcPrChange w:id="974" w:author="Lo Yuen San, Sandy (non-empl)" w:date="2019-11-21T22:13:00Z">
              <w:tcPr>
                <w:tcW w:w="0" w:type="auto"/>
                <w:tcMar>
                  <w:top w:w="30" w:type="dxa"/>
                  <w:left w:w="30" w:type="dxa"/>
                  <w:bottom w:w="20" w:type="dxa"/>
                  <w:right w:w="30" w:type="dxa"/>
                </w:tcMar>
              </w:tcPr>
            </w:tcPrChange>
          </w:tcPr>
          <w:p w14:paraId="37150321" w14:textId="77777777" w:rsidR="00FA5C19" w:rsidRDefault="006D6C31">
            <w:r>
              <w:rPr>
                <w:rFonts w:ascii="Calibri" w:eastAsia="PMingLiU" w:hAnsi="Calibri" w:cs="Arial"/>
              </w:rPr>
              <w:t>CASH_FLOW_DATE</w:t>
            </w:r>
          </w:p>
        </w:tc>
        <w:tc>
          <w:tcPr>
            <w:tcW w:w="0" w:type="auto"/>
            <w:tcMar>
              <w:top w:w="30" w:type="dxa"/>
              <w:left w:w="30" w:type="dxa"/>
              <w:bottom w:w="20" w:type="dxa"/>
              <w:right w:w="30" w:type="dxa"/>
            </w:tcMar>
            <w:tcPrChange w:id="975" w:author="Lo Yuen San, Sandy (non-empl)" w:date="2019-11-21T22:13:00Z">
              <w:tcPr>
                <w:tcW w:w="0" w:type="auto"/>
                <w:tcMar>
                  <w:top w:w="30" w:type="dxa"/>
                  <w:left w:w="30" w:type="dxa"/>
                  <w:bottom w:w="20" w:type="dxa"/>
                  <w:right w:w="30" w:type="dxa"/>
                </w:tcMar>
              </w:tcPr>
            </w:tcPrChange>
          </w:tcPr>
          <w:p w14:paraId="3C25E976" w14:textId="77777777" w:rsidR="00FA5C19" w:rsidRDefault="006D6C31">
            <w:r>
              <w:rPr>
                <w:rFonts w:ascii="Calibri" w:eastAsia="PMingLiU" w:hAnsi="Calibri" w:cs="Arial"/>
              </w:rPr>
              <w:t>Maturity date</w:t>
            </w:r>
          </w:p>
        </w:tc>
        <w:tc>
          <w:tcPr>
            <w:tcW w:w="0" w:type="auto"/>
            <w:tcMar>
              <w:top w:w="30" w:type="dxa"/>
              <w:left w:w="30" w:type="dxa"/>
              <w:bottom w:w="20" w:type="dxa"/>
              <w:right w:w="30" w:type="dxa"/>
            </w:tcMar>
            <w:tcPrChange w:id="976" w:author="Lo Yuen San, Sandy (non-empl)" w:date="2019-11-21T22:13:00Z">
              <w:tcPr>
                <w:tcW w:w="0" w:type="auto"/>
                <w:tcMar>
                  <w:top w:w="30" w:type="dxa"/>
                  <w:left w:w="30" w:type="dxa"/>
                  <w:bottom w:w="20" w:type="dxa"/>
                  <w:right w:w="30" w:type="dxa"/>
                </w:tcMar>
              </w:tcPr>
            </w:tcPrChange>
          </w:tcPr>
          <w:p w14:paraId="157A1535" w14:textId="77777777" w:rsidR="00FA5C19" w:rsidRDefault="006D6C31">
            <w:r>
              <w:rPr>
                <w:rFonts w:ascii="Calibri" w:eastAsia="PMingLiU" w:hAnsi="Calibri" w:cs="Arial"/>
              </w:rPr>
              <w:t>Date at which the cash flow occurs</w:t>
            </w:r>
          </w:p>
        </w:tc>
      </w:tr>
      <w:tr w:rsidR="00FA5C19" w14:paraId="046FBB2B" w14:textId="77777777" w:rsidTr="00FA5C19">
        <w:tc>
          <w:tcPr>
            <w:tcW w:w="0" w:type="auto"/>
            <w:tcMar>
              <w:top w:w="30" w:type="dxa"/>
              <w:left w:w="30" w:type="dxa"/>
              <w:bottom w:w="20" w:type="dxa"/>
              <w:right w:w="30" w:type="dxa"/>
            </w:tcMar>
            <w:tcPrChange w:id="977" w:author="Lo Yuen San, Sandy (non-empl)" w:date="2019-11-21T22:13:00Z">
              <w:tcPr>
                <w:tcW w:w="0" w:type="auto"/>
                <w:tcMar>
                  <w:top w:w="30" w:type="dxa"/>
                  <w:left w:w="30" w:type="dxa"/>
                  <w:bottom w:w="20" w:type="dxa"/>
                  <w:right w:w="30" w:type="dxa"/>
                </w:tcMar>
              </w:tcPr>
            </w:tcPrChange>
          </w:tcPr>
          <w:p w14:paraId="2D9ACEBE" w14:textId="77777777" w:rsidR="00FA5C19" w:rsidRDefault="006D6C31">
            <w:r>
              <w:rPr>
                <w:rFonts w:ascii="Calibri" w:eastAsia="PMingLiU" w:hAnsi="Calibri" w:cs="Arial"/>
              </w:rPr>
              <w:t>CASH_FLOW_AMOUNT</w:t>
            </w:r>
          </w:p>
        </w:tc>
        <w:tc>
          <w:tcPr>
            <w:tcW w:w="0" w:type="auto"/>
            <w:tcMar>
              <w:top w:w="30" w:type="dxa"/>
              <w:left w:w="30" w:type="dxa"/>
              <w:bottom w:w="20" w:type="dxa"/>
              <w:right w:w="30" w:type="dxa"/>
            </w:tcMar>
            <w:tcPrChange w:id="978" w:author="Lo Yuen San, Sandy (non-empl)" w:date="2019-11-21T22:13:00Z">
              <w:tcPr>
                <w:tcW w:w="0" w:type="auto"/>
                <w:tcMar>
                  <w:top w:w="30" w:type="dxa"/>
                  <w:left w:w="30" w:type="dxa"/>
                  <w:bottom w:w="20" w:type="dxa"/>
                  <w:right w:w="30" w:type="dxa"/>
                </w:tcMar>
              </w:tcPr>
            </w:tcPrChange>
          </w:tcPr>
          <w:p w14:paraId="26FA15D5" w14:textId="77777777" w:rsidR="00FA5C19" w:rsidRDefault="006D6C31">
            <w:r>
              <w:rPr>
                <w:rFonts w:ascii="Calibri" w:eastAsia="PMingLiU" w:hAnsi="Calibri" w:cs="Arial"/>
              </w:rPr>
              <w:t>Amount value</w:t>
            </w:r>
          </w:p>
        </w:tc>
        <w:tc>
          <w:tcPr>
            <w:tcW w:w="0" w:type="auto"/>
            <w:tcMar>
              <w:top w:w="30" w:type="dxa"/>
              <w:left w:w="30" w:type="dxa"/>
              <w:bottom w:w="20" w:type="dxa"/>
              <w:right w:w="30" w:type="dxa"/>
            </w:tcMar>
            <w:tcPrChange w:id="979" w:author="Lo Yuen San, Sandy (non-empl)" w:date="2019-11-21T22:13:00Z">
              <w:tcPr>
                <w:tcW w:w="0" w:type="auto"/>
                <w:tcMar>
                  <w:top w:w="30" w:type="dxa"/>
                  <w:left w:w="30" w:type="dxa"/>
                  <w:bottom w:w="20" w:type="dxa"/>
                  <w:right w:w="30" w:type="dxa"/>
                </w:tcMar>
              </w:tcPr>
            </w:tcPrChange>
          </w:tcPr>
          <w:p w14:paraId="632458CE" w14:textId="77777777" w:rsidR="00FA5C19" w:rsidRDefault="006D6C31">
            <w:r>
              <w:rPr>
                <w:rFonts w:ascii="Calibri" w:eastAsia="PMingLiU" w:hAnsi="Calibri" w:cs="Arial"/>
              </w:rPr>
              <w:t>Amount of the cash flow</w:t>
            </w:r>
          </w:p>
        </w:tc>
      </w:tr>
      <w:tr w:rsidR="00FA5C19" w14:paraId="73AEEE98" w14:textId="77777777" w:rsidTr="00FA5C19">
        <w:tc>
          <w:tcPr>
            <w:tcW w:w="0" w:type="auto"/>
            <w:tcMar>
              <w:top w:w="30" w:type="dxa"/>
              <w:left w:w="30" w:type="dxa"/>
              <w:bottom w:w="20" w:type="dxa"/>
              <w:right w:w="30" w:type="dxa"/>
            </w:tcMar>
            <w:tcPrChange w:id="980" w:author="Lo Yuen San, Sandy (non-empl)" w:date="2019-11-21T22:13:00Z">
              <w:tcPr>
                <w:tcW w:w="0" w:type="auto"/>
                <w:tcMar>
                  <w:top w:w="30" w:type="dxa"/>
                  <w:left w:w="30" w:type="dxa"/>
                  <w:bottom w:w="20" w:type="dxa"/>
                  <w:right w:w="30" w:type="dxa"/>
                </w:tcMar>
              </w:tcPr>
            </w:tcPrChange>
          </w:tcPr>
          <w:p w14:paraId="4D6C1C6A" w14:textId="77777777" w:rsidR="00FA5C19" w:rsidRDefault="006D6C31">
            <w:r>
              <w:rPr>
                <w:rFonts w:ascii="Calibri" w:eastAsia="PMingLiU" w:hAnsi="Calibri" w:cs="Arial"/>
              </w:rPr>
              <w:t>OUTSTANDING</w:t>
            </w:r>
          </w:p>
        </w:tc>
        <w:tc>
          <w:tcPr>
            <w:tcW w:w="0" w:type="auto"/>
            <w:tcMar>
              <w:top w:w="30" w:type="dxa"/>
              <w:left w:w="30" w:type="dxa"/>
              <w:bottom w:w="20" w:type="dxa"/>
              <w:right w:w="30" w:type="dxa"/>
            </w:tcMar>
            <w:tcPrChange w:id="981" w:author="Lo Yuen San, Sandy (non-empl)" w:date="2019-11-21T22:13:00Z">
              <w:tcPr>
                <w:tcW w:w="0" w:type="auto"/>
                <w:tcMar>
                  <w:top w:w="30" w:type="dxa"/>
                  <w:left w:w="30" w:type="dxa"/>
                  <w:bottom w:w="20" w:type="dxa"/>
                  <w:right w:w="30" w:type="dxa"/>
                </w:tcMar>
              </w:tcPr>
            </w:tcPrChange>
          </w:tcPr>
          <w:p w14:paraId="478AE666" w14:textId="77777777" w:rsidR="00FA5C19" w:rsidRDefault="006D6C31">
            <w:r>
              <w:rPr>
                <w:rFonts w:ascii="Calibri" w:eastAsia="PMingLiU" w:hAnsi="Calibri" w:cs="Arial"/>
              </w:rPr>
              <w:t>Outstanding value</w:t>
            </w:r>
          </w:p>
        </w:tc>
        <w:tc>
          <w:tcPr>
            <w:tcW w:w="0" w:type="auto"/>
            <w:tcMar>
              <w:top w:w="30" w:type="dxa"/>
              <w:left w:w="30" w:type="dxa"/>
              <w:bottom w:w="20" w:type="dxa"/>
              <w:right w:w="30" w:type="dxa"/>
            </w:tcMar>
            <w:tcPrChange w:id="982" w:author="Lo Yuen San, Sandy (non-empl)" w:date="2019-11-21T22:13:00Z">
              <w:tcPr>
                <w:tcW w:w="0" w:type="auto"/>
                <w:tcMar>
                  <w:top w:w="30" w:type="dxa"/>
                  <w:left w:w="30" w:type="dxa"/>
                  <w:bottom w:w="20" w:type="dxa"/>
                  <w:right w:w="30" w:type="dxa"/>
                </w:tcMar>
              </w:tcPr>
            </w:tcPrChange>
          </w:tcPr>
          <w:p w14:paraId="36B5B35E" w14:textId="77777777" w:rsidR="00FA5C19" w:rsidRDefault="006D6C31">
            <w:r>
              <w:rPr>
                <w:rFonts w:ascii="Calibri" w:eastAsia="PMingLiU" w:hAnsi="Calibri" w:cs="Arial"/>
              </w:rPr>
              <w:t>Outstanding nominal If left empty, the application will calculate it as the sum of imported nominal flows occurring after the cash flow.</w:t>
            </w:r>
          </w:p>
        </w:tc>
      </w:tr>
      <w:tr w:rsidR="00FA5C19" w14:paraId="03DA58B5" w14:textId="77777777" w:rsidTr="00FA5C19">
        <w:tc>
          <w:tcPr>
            <w:tcW w:w="0" w:type="auto"/>
            <w:tcMar>
              <w:top w:w="30" w:type="dxa"/>
              <w:left w:w="30" w:type="dxa"/>
              <w:bottom w:w="20" w:type="dxa"/>
              <w:right w:w="30" w:type="dxa"/>
            </w:tcMar>
            <w:tcPrChange w:id="983" w:author="Lo Yuen San, Sandy (non-empl)" w:date="2019-11-21T22:13:00Z">
              <w:tcPr>
                <w:tcW w:w="0" w:type="auto"/>
                <w:tcMar>
                  <w:top w:w="30" w:type="dxa"/>
                  <w:left w:w="30" w:type="dxa"/>
                  <w:bottom w:w="20" w:type="dxa"/>
                  <w:right w:w="30" w:type="dxa"/>
                </w:tcMar>
              </w:tcPr>
            </w:tcPrChange>
          </w:tcPr>
          <w:p w14:paraId="19042812" w14:textId="77777777" w:rsidR="00FA5C19" w:rsidRDefault="006D6C31">
            <w:r>
              <w:rPr>
                <w:rFonts w:ascii="Calibri" w:eastAsia="PMingLiU" w:hAnsi="Calibri" w:cs="Arial"/>
              </w:rPr>
              <w:t>CCY_CODE</w:t>
            </w:r>
          </w:p>
        </w:tc>
        <w:tc>
          <w:tcPr>
            <w:tcW w:w="0" w:type="auto"/>
            <w:tcMar>
              <w:top w:w="30" w:type="dxa"/>
              <w:left w:w="30" w:type="dxa"/>
              <w:bottom w:w="20" w:type="dxa"/>
              <w:right w:w="30" w:type="dxa"/>
            </w:tcMar>
            <w:tcPrChange w:id="984" w:author="Lo Yuen San, Sandy (non-empl)" w:date="2019-11-21T22:13:00Z">
              <w:tcPr>
                <w:tcW w:w="0" w:type="auto"/>
                <w:tcMar>
                  <w:top w:w="30" w:type="dxa"/>
                  <w:left w:w="30" w:type="dxa"/>
                  <w:bottom w:w="20" w:type="dxa"/>
                  <w:right w:w="30" w:type="dxa"/>
                </w:tcMar>
              </w:tcPr>
            </w:tcPrChange>
          </w:tcPr>
          <w:p w14:paraId="4F81EEEA"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985" w:author="Lo Yuen San, Sandy (non-empl)" w:date="2019-11-21T22:13:00Z">
              <w:tcPr>
                <w:tcW w:w="0" w:type="auto"/>
                <w:tcMar>
                  <w:top w:w="30" w:type="dxa"/>
                  <w:left w:w="30" w:type="dxa"/>
                  <w:bottom w:w="20" w:type="dxa"/>
                  <w:right w:w="30" w:type="dxa"/>
                </w:tcMar>
              </w:tcPr>
            </w:tcPrChange>
          </w:tcPr>
          <w:p w14:paraId="46B75F93" w14:textId="77777777" w:rsidR="00FA5C19" w:rsidRDefault="006D6C31">
            <w:r>
              <w:rPr>
                <w:rFonts w:ascii="Calibri" w:eastAsia="PMingLiU" w:hAnsi="Calibri" w:cs="Arial"/>
              </w:rPr>
              <w:t>Currency</w:t>
            </w:r>
          </w:p>
        </w:tc>
      </w:tr>
      <w:tr w:rsidR="00FA5C19" w14:paraId="22C80AD0" w14:textId="77777777" w:rsidTr="00FA5C19">
        <w:tc>
          <w:tcPr>
            <w:tcW w:w="0" w:type="auto"/>
            <w:tcMar>
              <w:top w:w="30" w:type="dxa"/>
              <w:left w:w="30" w:type="dxa"/>
              <w:bottom w:w="20" w:type="dxa"/>
              <w:right w:w="30" w:type="dxa"/>
            </w:tcMar>
            <w:tcPrChange w:id="986" w:author="Lo Yuen San, Sandy (non-empl)" w:date="2019-11-21T22:13:00Z">
              <w:tcPr>
                <w:tcW w:w="0" w:type="auto"/>
                <w:tcMar>
                  <w:top w:w="30" w:type="dxa"/>
                  <w:left w:w="30" w:type="dxa"/>
                  <w:bottom w:w="20" w:type="dxa"/>
                  <w:right w:w="30" w:type="dxa"/>
                </w:tcMar>
              </w:tcPr>
            </w:tcPrChange>
          </w:tcPr>
          <w:p w14:paraId="6A89C41C" w14:textId="77777777" w:rsidR="00FA5C19" w:rsidRDefault="006D6C31">
            <w:r>
              <w:rPr>
                <w:rFonts w:ascii="Calibri" w:eastAsia="PMingLiU" w:hAnsi="Calibri" w:cs="Arial"/>
              </w:rPr>
              <w:t>CASH_FLOW_TYPE</w:t>
            </w:r>
          </w:p>
        </w:tc>
        <w:tc>
          <w:tcPr>
            <w:tcW w:w="0" w:type="auto"/>
            <w:tcMar>
              <w:top w:w="30" w:type="dxa"/>
              <w:left w:w="30" w:type="dxa"/>
              <w:bottom w:w="20" w:type="dxa"/>
              <w:right w:w="30" w:type="dxa"/>
            </w:tcMar>
            <w:tcPrChange w:id="987" w:author="Lo Yuen San, Sandy (non-empl)" w:date="2019-11-21T22:13:00Z">
              <w:tcPr>
                <w:tcW w:w="0" w:type="auto"/>
                <w:tcMar>
                  <w:top w:w="30" w:type="dxa"/>
                  <w:left w:w="30" w:type="dxa"/>
                  <w:bottom w:w="20" w:type="dxa"/>
                  <w:right w:w="30" w:type="dxa"/>
                </w:tcMar>
              </w:tcPr>
            </w:tcPrChange>
          </w:tcPr>
          <w:p w14:paraId="42355464" w14:textId="77777777" w:rsidR="00FA5C19" w:rsidRDefault="006D6C31">
            <w:r>
              <w:rPr>
                <w:rFonts w:ascii="Calibri" w:eastAsia="PMingLiU" w:hAnsi="Calibri" w:cs="Arial"/>
              </w:rPr>
              <w:t>Indicates if the CF is interest or capital</w:t>
            </w:r>
          </w:p>
        </w:tc>
        <w:tc>
          <w:tcPr>
            <w:tcW w:w="0" w:type="auto"/>
            <w:tcMar>
              <w:top w:w="30" w:type="dxa"/>
              <w:left w:w="30" w:type="dxa"/>
              <w:bottom w:w="20" w:type="dxa"/>
              <w:right w:w="30" w:type="dxa"/>
            </w:tcMar>
            <w:tcPrChange w:id="988" w:author="Lo Yuen San, Sandy (non-empl)" w:date="2019-11-21T22:13:00Z">
              <w:tcPr>
                <w:tcW w:w="0" w:type="auto"/>
                <w:tcMar>
                  <w:top w:w="30" w:type="dxa"/>
                  <w:left w:w="30" w:type="dxa"/>
                  <w:bottom w:w="20" w:type="dxa"/>
                  <w:right w:w="30" w:type="dxa"/>
                </w:tcMar>
              </w:tcPr>
            </w:tcPrChange>
          </w:tcPr>
          <w:p w14:paraId="12F36197" w14:textId="77777777" w:rsidR="00FA5C19" w:rsidRDefault="006D6C31">
            <w:r>
              <w:rPr>
                <w:rFonts w:ascii="Calibri" w:eastAsia="PMingLiU" w:hAnsi="Calibri" w:cs="Arial"/>
              </w:rPr>
              <w:t>Indicates if the cash_flow is interest flow (I) or capital flow (N).</w:t>
            </w:r>
          </w:p>
          <w:p w14:paraId="1DF3887E" w14:textId="77777777" w:rsidR="00FA5C19" w:rsidRDefault="006D6C31">
            <w:r>
              <w:rPr>
                <w:rFonts w:ascii="Calibri" w:eastAsia="PMingLiU" w:hAnsi="Calibri" w:cs="Arial"/>
              </w:rPr>
              <w:t>Default value: N</w:t>
            </w:r>
          </w:p>
        </w:tc>
      </w:tr>
      <w:tr w:rsidR="00FA5C19" w14:paraId="1BE9A9E7" w14:textId="77777777" w:rsidTr="00FA5C19">
        <w:tc>
          <w:tcPr>
            <w:tcW w:w="0" w:type="auto"/>
            <w:tcMar>
              <w:top w:w="30" w:type="dxa"/>
              <w:left w:w="30" w:type="dxa"/>
              <w:bottom w:w="20" w:type="dxa"/>
              <w:right w:w="30" w:type="dxa"/>
            </w:tcMar>
          </w:tcPr>
          <w:p w14:paraId="6F539A83" w14:textId="77777777" w:rsidR="00FA5C19" w:rsidRDefault="006D6C31">
            <w:r>
              <w:rPr>
                <w:rFonts w:ascii="Calibri" w:eastAsia="PMingLiU" w:hAnsi="Calibri" w:cs="Arial"/>
              </w:rPr>
              <w:t>CASH_FLOW_QUALITY</w:t>
            </w:r>
          </w:p>
        </w:tc>
        <w:tc>
          <w:tcPr>
            <w:tcW w:w="0" w:type="auto"/>
            <w:tcMar>
              <w:top w:w="30" w:type="dxa"/>
              <w:left w:w="30" w:type="dxa"/>
              <w:bottom w:w="20" w:type="dxa"/>
              <w:right w:w="30" w:type="dxa"/>
            </w:tcMar>
          </w:tcPr>
          <w:p w14:paraId="755B8255" w14:textId="77777777" w:rsidR="00FA5C19" w:rsidRDefault="006D6C31">
            <w:r>
              <w:rPr>
                <w:rFonts w:ascii="Calibri" w:eastAsia="PMingLiU" w:hAnsi="Calibri" w:cs="Arial"/>
              </w:rPr>
              <w:t>Indicates that the CF is certain</w:t>
            </w:r>
          </w:p>
        </w:tc>
        <w:tc>
          <w:tcPr>
            <w:tcW w:w="0" w:type="auto"/>
            <w:tcMar>
              <w:top w:w="30" w:type="dxa"/>
              <w:left w:w="30" w:type="dxa"/>
              <w:bottom w:w="20" w:type="dxa"/>
              <w:right w:w="30" w:type="dxa"/>
            </w:tcMar>
          </w:tcPr>
          <w:p w14:paraId="52A3E2B3" w14:textId="77777777" w:rsidR="00FA5C19" w:rsidRDefault="006D6C31">
            <w:r>
              <w:rPr>
                <w:rFonts w:ascii="Calibri" w:eastAsia="PMingLiU" w:hAnsi="Calibri" w:cs="Arial"/>
              </w:rPr>
              <w:t>Indicates whether the cash flow is :</w:t>
            </w:r>
          </w:p>
          <w:p w14:paraId="743CD58D" w14:textId="77777777" w:rsidR="00FA5C19" w:rsidRDefault="006D6C31">
            <w:r>
              <w:rPr>
                <w:rFonts w:ascii="Calibri" w:eastAsia="PMingLiU" w:hAnsi="Calibri" w:cs="Arial"/>
              </w:rPr>
              <w:t>C = certain (fixed rate) E = estimated (floating rate)</w:t>
            </w:r>
            <w:del w:id="989" w:author="Lo Yuen San, Sandy (non-empl)" w:date="2019-11-21T22:13:00Z">
              <w:r w:rsidR="00046CA5">
                <w:rPr>
                  <w:rFonts w:ascii="Calibri" w:eastAsia="PMingLiU" w:hAnsi="Calibri" w:cs="Arial"/>
                </w:rPr>
                <w:delText xml:space="preserve"> O = outpayment for forward starting positions S = compensations R = residual outstanding amount at maturity Y = recovery amount for impaired contracts (impairment process only)</w:delText>
              </w:r>
            </w:del>
          </w:p>
          <w:p w14:paraId="5CD96AF9" w14:textId="77777777" w:rsidR="00FA5C19" w:rsidRDefault="006D6C31">
            <w:r>
              <w:rPr>
                <w:rFonts w:ascii="Calibri" w:eastAsia="PMingLiU" w:hAnsi="Calibri" w:cs="Arial"/>
              </w:rPr>
              <w:t>Default value: C</w:t>
            </w:r>
          </w:p>
        </w:tc>
      </w:tr>
      <w:tr w:rsidR="00FA5C19" w14:paraId="185E5440" w14:textId="77777777" w:rsidTr="00FA5C19">
        <w:tc>
          <w:tcPr>
            <w:tcW w:w="0" w:type="auto"/>
            <w:tcMar>
              <w:top w:w="30" w:type="dxa"/>
              <w:left w:w="30" w:type="dxa"/>
              <w:bottom w:w="20" w:type="dxa"/>
              <w:right w:w="30" w:type="dxa"/>
            </w:tcMar>
            <w:tcPrChange w:id="990" w:author="Lo Yuen San, Sandy (non-empl)" w:date="2019-11-21T22:13:00Z">
              <w:tcPr>
                <w:tcW w:w="0" w:type="auto"/>
                <w:tcMar>
                  <w:top w:w="30" w:type="dxa"/>
                  <w:left w:w="30" w:type="dxa"/>
                  <w:bottom w:w="20" w:type="dxa"/>
                  <w:right w:w="30" w:type="dxa"/>
                </w:tcMar>
              </w:tcPr>
            </w:tcPrChange>
          </w:tcPr>
          <w:p w14:paraId="6E27B56B" w14:textId="77777777" w:rsidR="00FA5C19" w:rsidRDefault="006D6C31">
            <w:r>
              <w:rPr>
                <w:rFonts w:ascii="Calibri" w:eastAsia="PMingLiU" w:hAnsi="Calibri" w:cs="Arial"/>
              </w:rPr>
              <w:t>BEGIN_DATE</w:t>
            </w:r>
          </w:p>
        </w:tc>
        <w:tc>
          <w:tcPr>
            <w:tcW w:w="0" w:type="auto"/>
            <w:tcMar>
              <w:top w:w="30" w:type="dxa"/>
              <w:left w:w="30" w:type="dxa"/>
              <w:bottom w:w="20" w:type="dxa"/>
              <w:right w:w="30" w:type="dxa"/>
            </w:tcMar>
            <w:tcPrChange w:id="991" w:author="Lo Yuen San, Sandy (non-empl)" w:date="2019-11-21T22:13:00Z">
              <w:tcPr>
                <w:tcW w:w="0" w:type="auto"/>
                <w:tcMar>
                  <w:top w:w="30" w:type="dxa"/>
                  <w:left w:w="30" w:type="dxa"/>
                  <w:bottom w:w="20" w:type="dxa"/>
                  <w:right w:w="30" w:type="dxa"/>
                </w:tcMar>
              </w:tcPr>
            </w:tcPrChange>
          </w:tcPr>
          <w:p w14:paraId="0467B40C" w14:textId="77777777" w:rsidR="00FA5C19" w:rsidRDefault="006D6C31">
            <w:r>
              <w:rPr>
                <w:rFonts w:ascii="Calibri" w:eastAsia="PMingLiU" w:hAnsi="Calibri" w:cs="Arial"/>
              </w:rPr>
              <w:t>Begin Date</w:t>
            </w:r>
          </w:p>
        </w:tc>
        <w:tc>
          <w:tcPr>
            <w:tcW w:w="0" w:type="auto"/>
            <w:tcMar>
              <w:top w:w="30" w:type="dxa"/>
              <w:left w:w="30" w:type="dxa"/>
              <w:bottom w:w="20" w:type="dxa"/>
              <w:right w:w="30" w:type="dxa"/>
            </w:tcMar>
            <w:tcPrChange w:id="992" w:author="Lo Yuen San, Sandy (non-empl)" w:date="2019-11-21T22:13:00Z">
              <w:tcPr>
                <w:tcW w:w="0" w:type="auto"/>
                <w:tcMar>
                  <w:top w:w="30" w:type="dxa"/>
                  <w:left w:w="30" w:type="dxa"/>
                  <w:bottom w:w="20" w:type="dxa"/>
                  <w:right w:w="30" w:type="dxa"/>
                </w:tcMar>
              </w:tcPr>
            </w:tcPrChange>
          </w:tcPr>
          <w:p w14:paraId="1972F2AC" w14:textId="77777777" w:rsidR="00FA5C19" w:rsidRDefault="006D6C31">
            <w:r>
              <w:rPr>
                <w:rFonts w:ascii="Calibri" w:eastAsia="PMingLiU" w:hAnsi="Calibri" w:cs="Arial"/>
              </w:rPr>
              <w:t>For interest flow: date at which the interest started to accrue. Required for interest.</w:t>
            </w:r>
          </w:p>
          <w:p w14:paraId="69D480CE" w14:textId="77777777" w:rsidR="00FA5C19" w:rsidRDefault="006D6C31">
            <w:r>
              <w:rPr>
                <w:rFonts w:ascii="Calibri" w:eastAsia="PMingLiU" w:hAnsi="Calibri" w:cs="Arial"/>
              </w:rPr>
              <w:t>For nominal flow: value date of the contract.</w:t>
            </w:r>
          </w:p>
        </w:tc>
      </w:tr>
      <w:tr w:rsidR="00FA5C19" w14:paraId="1966A69A" w14:textId="77777777" w:rsidTr="00FA5C19">
        <w:tc>
          <w:tcPr>
            <w:tcW w:w="0" w:type="auto"/>
            <w:tcMar>
              <w:top w:w="30" w:type="dxa"/>
              <w:left w:w="30" w:type="dxa"/>
              <w:bottom w:w="20" w:type="dxa"/>
              <w:right w:w="30" w:type="dxa"/>
            </w:tcMar>
            <w:tcPrChange w:id="993" w:author="Lo Yuen San, Sandy (non-empl)" w:date="2019-11-21T22:13:00Z">
              <w:tcPr>
                <w:tcW w:w="0" w:type="auto"/>
                <w:tcMar>
                  <w:top w:w="30" w:type="dxa"/>
                  <w:left w:w="30" w:type="dxa"/>
                  <w:bottom w:w="20" w:type="dxa"/>
                  <w:right w:w="30" w:type="dxa"/>
                </w:tcMar>
              </w:tcPr>
            </w:tcPrChange>
          </w:tcPr>
          <w:p w14:paraId="75D2E6ED" w14:textId="77777777" w:rsidR="00FA5C19" w:rsidRDefault="006D6C31">
            <w:r>
              <w:rPr>
                <w:rFonts w:ascii="Calibri" w:eastAsia="PMingLiU" w:hAnsi="Calibri" w:cs="Arial"/>
              </w:rPr>
              <w:t>END_DATE</w:t>
            </w:r>
          </w:p>
        </w:tc>
        <w:tc>
          <w:tcPr>
            <w:tcW w:w="0" w:type="auto"/>
            <w:tcMar>
              <w:top w:w="30" w:type="dxa"/>
              <w:left w:w="30" w:type="dxa"/>
              <w:bottom w:w="20" w:type="dxa"/>
              <w:right w:w="30" w:type="dxa"/>
            </w:tcMar>
            <w:tcPrChange w:id="994" w:author="Lo Yuen San, Sandy (non-empl)" w:date="2019-11-21T22:13:00Z">
              <w:tcPr>
                <w:tcW w:w="0" w:type="auto"/>
                <w:tcMar>
                  <w:top w:w="30" w:type="dxa"/>
                  <w:left w:w="30" w:type="dxa"/>
                  <w:bottom w:w="20" w:type="dxa"/>
                  <w:right w:w="30" w:type="dxa"/>
                </w:tcMar>
              </w:tcPr>
            </w:tcPrChange>
          </w:tcPr>
          <w:p w14:paraId="36F1FD79" w14:textId="77777777" w:rsidR="00FA5C19" w:rsidRDefault="006D6C31">
            <w:r>
              <w:rPr>
                <w:rFonts w:ascii="Calibri" w:eastAsia="PMingLiU" w:hAnsi="Calibri" w:cs="Arial"/>
              </w:rPr>
              <w:t>End Date</w:t>
            </w:r>
          </w:p>
        </w:tc>
        <w:tc>
          <w:tcPr>
            <w:tcW w:w="0" w:type="auto"/>
            <w:tcMar>
              <w:top w:w="30" w:type="dxa"/>
              <w:left w:w="30" w:type="dxa"/>
              <w:bottom w:w="20" w:type="dxa"/>
              <w:right w:w="30" w:type="dxa"/>
            </w:tcMar>
            <w:tcPrChange w:id="995" w:author="Lo Yuen San, Sandy (non-empl)" w:date="2019-11-21T22:13:00Z">
              <w:tcPr>
                <w:tcW w:w="0" w:type="auto"/>
                <w:tcMar>
                  <w:top w:w="30" w:type="dxa"/>
                  <w:left w:w="30" w:type="dxa"/>
                  <w:bottom w:w="20" w:type="dxa"/>
                  <w:right w:w="30" w:type="dxa"/>
                </w:tcMar>
              </w:tcPr>
            </w:tcPrChange>
          </w:tcPr>
          <w:p w14:paraId="7C95C9AB" w14:textId="77777777" w:rsidR="00FA5C19" w:rsidRDefault="006D6C31">
            <w:r>
              <w:rPr>
                <w:rFonts w:ascii="Calibri" w:eastAsia="PMingLiU" w:hAnsi="Calibri" w:cs="Arial"/>
              </w:rPr>
              <w:t>For interest cash flow: date at which the interest stopped accruing. Required for interest. If left empty, the application will replace it with cash_flow_date.</w:t>
            </w:r>
          </w:p>
        </w:tc>
      </w:tr>
    </w:tbl>
    <w:p w14:paraId="121210A1" w14:textId="77777777" w:rsidR="00FA5C19" w:rsidRDefault="00FA5C19">
      <w:pPr>
        <w:rPr>
          <w:ins w:id="996" w:author="Lo Yuen San, Sandy (non-empl)" w:date="2019-11-21T22:13:00Z"/>
        </w:rPr>
      </w:pPr>
    </w:p>
    <w:p w14:paraId="5A14AA2F" w14:textId="77777777" w:rsidR="00FA5C19" w:rsidRDefault="006D6C31">
      <w:pPr>
        <w:pStyle w:val="Heading3"/>
      </w:pPr>
      <w:bookmarkStart w:id="997" w:name="_Toc256000017"/>
      <w:bookmarkStart w:id="998" w:name="scroll-bookmark-19"/>
      <w:r>
        <w:t>Collateral and Guarantee</w:t>
      </w:r>
      <w:bookmarkEnd w:id="997"/>
      <w:bookmarkEnd w:id="998"/>
    </w:p>
    <w:p w14:paraId="65D1A1AB" w14:textId="77777777" w:rsidR="00FA5C19" w:rsidRDefault="006D6C31">
      <w:r>
        <w:t>Following table lists the fields that'll be shown on each screen:</w:t>
      </w:r>
    </w:p>
    <w:p w14:paraId="3633F9BC" w14:textId="77777777" w:rsidR="00FA5C19" w:rsidRDefault="006D6C31">
      <w:pPr>
        <w:numPr>
          <w:ilvl w:val="0"/>
          <w:numId w:val="33"/>
        </w:numPr>
        <w:pPrChange w:id="999" w:author="Lo Yuen San, Sandy (non-empl)" w:date="2019-11-21T22:13:00Z">
          <w:pPr>
            <w:numPr>
              <w:numId w:val="28"/>
            </w:numPr>
            <w:tabs>
              <w:tab w:val="num" w:pos="360"/>
            </w:tabs>
            <w:ind w:left="360" w:hanging="360"/>
          </w:pPr>
        </w:pPrChange>
      </w:pPr>
      <w:r>
        <w:t>Risk Mitigants: The fields shown on CRM summary screen</w:t>
      </w:r>
    </w:p>
    <w:p w14:paraId="03006842" w14:textId="77777777" w:rsidR="00FA5C19" w:rsidRDefault="006D6C31">
      <w:pPr>
        <w:numPr>
          <w:ilvl w:val="0"/>
          <w:numId w:val="33"/>
        </w:numPr>
        <w:pPrChange w:id="1000" w:author="Lo Yuen San, Sandy (non-empl)" w:date="2019-11-21T22:13:00Z">
          <w:pPr>
            <w:numPr>
              <w:numId w:val="28"/>
            </w:numPr>
            <w:tabs>
              <w:tab w:val="num" w:pos="360"/>
            </w:tabs>
            <w:ind w:left="360" w:hanging="360"/>
          </w:pPr>
        </w:pPrChange>
      </w:pPr>
      <w:r>
        <w:t>Collateral Record: Fields shown on the editable screen of Collateral</w:t>
      </w:r>
    </w:p>
    <w:p w14:paraId="41AC5FFA" w14:textId="77777777" w:rsidR="00FA5C19" w:rsidRDefault="006D6C31">
      <w:pPr>
        <w:numPr>
          <w:ilvl w:val="0"/>
          <w:numId w:val="33"/>
        </w:numPr>
        <w:pPrChange w:id="1001" w:author="Lo Yuen San, Sandy (non-empl)" w:date="2019-11-21T22:13:00Z">
          <w:pPr>
            <w:numPr>
              <w:numId w:val="28"/>
            </w:numPr>
            <w:tabs>
              <w:tab w:val="num" w:pos="360"/>
            </w:tabs>
            <w:ind w:left="360" w:hanging="360"/>
          </w:pPr>
        </w:pPrChange>
      </w:pPr>
      <w:r>
        <w:t>Guarantee Record: Fields shown on the editable screen of Guarantee</w:t>
      </w:r>
    </w:p>
    <w:tbl>
      <w:tblPr>
        <w:tblStyle w:val="ScrollTableNormal"/>
        <w:tblW w:w="5000" w:type="pct"/>
        <w:tblLook w:val="0020" w:firstRow="1" w:lastRow="0" w:firstColumn="0" w:lastColumn="0" w:noHBand="0" w:noVBand="0"/>
      </w:tblPr>
      <w:tblGrid>
        <w:gridCol w:w="1651"/>
        <w:gridCol w:w="1162"/>
        <w:gridCol w:w="824"/>
        <w:gridCol w:w="895"/>
        <w:gridCol w:w="2409"/>
        <w:gridCol w:w="2409"/>
        <w:tblGridChange w:id="1002">
          <w:tblGrid>
            <w:gridCol w:w="1651"/>
            <w:gridCol w:w="70"/>
            <w:gridCol w:w="808"/>
            <w:gridCol w:w="284"/>
            <w:gridCol w:w="575"/>
            <w:gridCol w:w="249"/>
            <w:gridCol w:w="683"/>
            <w:gridCol w:w="212"/>
            <w:gridCol w:w="2303"/>
            <w:gridCol w:w="106"/>
            <w:gridCol w:w="2409"/>
          </w:tblGrid>
        </w:tblGridChange>
      </w:tblGrid>
      <w:tr w:rsidR="009174B0" w14:paraId="2A4956BF" w14:textId="77777777" w:rsidTr="00FA5C1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0CEAD5EA" w14:textId="77777777" w:rsidR="00FA5C19" w:rsidRDefault="006D6C31">
            <w:r>
              <w:rPr>
                <w:rFonts w:ascii="Calibri" w:eastAsia="PMingLiU" w:hAnsi="Calibri" w:cs="Arial"/>
              </w:rPr>
              <w:t>Column Name</w:t>
            </w:r>
          </w:p>
        </w:tc>
        <w:tc>
          <w:tcPr>
            <w:tcW w:w="0" w:type="auto"/>
            <w:tcMar>
              <w:top w:w="30" w:type="dxa"/>
              <w:left w:w="30" w:type="dxa"/>
              <w:bottom w:w="20" w:type="dxa"/>
              <w:right w:w="30" w:type="dxa"/>
            </w:tcMar>
          </w:tcPr>
          <w:p w14:paraId="281D1F31" w14:textId="77777777" w:rsidR="00FA5C19" w:rsidRDefault="006D6C31">
            <w:r>
              <w:rPr>
                <w:rFonts w:ascii="Calibri" w:eastAsia="PMingLiU" w:hAnsi="Calibri" w:cs="Arial"/>
              </w:rPr>
              <w:t>Display Value</w:t>
            </w:r>
          </w:p>
          <w:p w14:paraId="00426296" w14:textId="77777777" w:rsidR="00FA5C19" w:rsidRDefault="006D6C31">
            <w:r>
              <w:rPr>
                <w:rFonts w:ascii="Calibri" w:eastAsia="PMingLiU" w:hAnsi="Calibri" w:cs="Arial"/>
              </w:rPr>
              <w:t>Risk Mitigants</w:t>
            </w:r>
          </w:p>
        </w:tc>
        <w:tc>
          <w:tcPr>
            <w:tcW w:w="0" w:type="auto"/>
            <w:tcMar>
              <w:top w:w="30" w:type="dxa"/>
              <w:left w:w="30" w:type="dxa"/>
              <w:bottom w:w="20" w:type="dxa"/>
              <w:right w:w="30" w:type="dxa"/>
            </w:tcMar>
          </w:tcPr>
          <w:p w14:paraId="0DCCC86C" w14:textId="77777777" w:rsidR="00FA5C19" w:rsidRDefault="006D6C31">
            <w:r>
              <w:rPr>
                <w:rFonts w:ascii="Calibri" w:eastAsia="PMingLiU" w:hAnsi="Calibri" w:cs="Arial"/>
              </w:rPr>
              <w:t>Display Value</w:t>
            </w:r>
          </w:p>
          <w:p w14:paraId="043185FF" w14:textId="77777777" w:rsidR="00FA5C19" w:rsidRDefault="006D6C31">
            <w:r>
              <w:rPr>
                <w:rFonts w:ascii="Calibri" w:eastAsia="PMingLiU" w:hAnsi="Calibri" w:cs="Arial"/>
              </w:rPr>
              <w:t>Collateral</w:t>
            </w:r>
          </w:p>
          <w:p w14:paraId="7AEE304D" w14:textId="77777777" w:rsidR="00FA5C19" w:rsidRDefault="006D6C31">
            <w:r>
              <w:rPr>
                <w:rFonts w:ascii="Calibri" w:eastAsia="PMingLiU" w:hAnsi="Calibri" w:cs="Arial"/>
              </w:rPr>
              <w:t>Record</w:t>
            </w:r>
          </w:p>
        </w:tc>
        <w:tc>
          <w:tcPr>
            <w:tcW w:w="0" w:type="auto"/>
            <w:tcMar>
              <w:top w:w="30" w:type="dxa"/>
              <w:left w:w="30" w:type="dxa"/>
              <w:bottom w:w="20" w:type="dxa"/>
              <w:right w:w="30" w:type="dxa"/>
            </w:tcMar>
          </w:tcPr>
          <w:p w14:paraId="1EBFF3DD" w14:textId="77777777" w:rsidR="00FA5C19" w:rsidRDefault="006D6C31">
            <w:r>
              <w:rPr>
                <w:rFonts w:ascii="Calibri" w:eastAsia="PMingLiU" w:hAnsi="Calibri" w:cs="Arial"/>
              </w:rPr>
              <w:t>Display Value</w:t>
            </w:r>
          </w:p>
          <w:p w14:paraId="44FB34EF" w14:textId="77777777" w:rsidR="00FA5C19" w:rsidRDefault="006D6C31">
            <w:r>
              <w:rPr>
                <w:rFonts w:ascii="Calibri" w:eastAsia="PMingLiU" w:hAnsi="Calibri" w:cs="Arial"/>
              </w:rPr>
              <w:t>Guarantee Record</w:t>
            </w:r>
          </w:p>
        </w:tc>
        <w:tc>
          <w:tcPr>
            <w:tcW w:w="0" w:type="auto"/>
            <w:tcMar>
              <w:top w:w="30" w:type="dxa"/>
              <w:left w:w="30" w:type="dxa"/>
              <w:bottom w:w="20" w:type="dxa"/>
              <w:right w:w="30" w:type="dxa"/>
            </w:tcMar>
          </w:tcPr>
          <w:p w14:paraId="742A91E2" w14:textId="77777777" w:rsidR="00FA5C19" w:rsidRDefault="006D6C31">
            <w:r>
              <w:rPr>
                <w:rFonts w:ascii="Calibri" w:eastAsia="PMingLiU" w:hAnsi="Calibri" w:cs="Arial"/>
              </w:rPr>
              <w:t>RFO</w:t>
            </w:r>
          </w:p>
          <w:p w14:paraId="202B7BDF" w14:textId="77777777" w:rsidR="00FA5C19" w:rsidRDefault="006D6C31">
            <w:r>
              <w:rPr>
                <w:rFonts w:ascii="Calibri" w:eastAsia="PMingLiU" w:hAnsi="Calibri" w:cs="Arial"/>
              </w:rPr>
              <w:t>Instrument</w:t>
            </w:r>
          </w:p>
          <w:p w14:paraId="3F3BDBB9" w14:textId="77777777" w:rsidR="00FA5C19" w:rsidRDefault="006D6C31">
            <w:r>
              <w:rPr>
                <w:rFonts w:ascii="Calibri" w:eastAsia="PMingLiU" w:hAnsi="Calibri" w:cs="Arial"/>
              </w:rPr>
              <w:t>Table</w:t>
            </w:r>
          </w:p>
          <w:p w14:paraId="76692D82" w14:textId="77777777" w:rsidR="00FA5C19" w:rsidRDefault="006D6C31">
            <w:r>
              <w:rPr>
                <w:rFonts w:ascii="Calibri" w:eastAsia="PMingLiU" w:hAnsi="Calibri" w:cs="Arial"/>
              </w:rPr>
              <w:t>COLLATERAL</w:t>
            </w:r>
          </w:p>
        </w:tc>
        <w:tc>
          <w:tcPr>
            <w:tcW w:w="0" w:type="auto"/>
            <w:tcMar>
              <w:top w:w="30" w:type="dxa"/>
              <w:left w:w="30" w:type="dxa"/>
              <w:bottom w:w="20" w:type="dxa"/>
              <w:right w:w="30" w:type="dxa"/>
            </w:tcMar>
          </w:tcPr>
          <w:p w14:paraId="3C03C43F" w14:textId="77777777" w:rsidR="00FA5C19" w:rsidRDefault="006D6C31">
            <w:r>
              <w:rPr>
                <w:rFonts w:ascii="Calibri" w:eastAsia="PMingLiU" w:hAnsi="Calibri" w:cs="Arial"/>
              </w:rPr>
              <w:t>RFO</w:t>
            </w:r>
          </w:p>
          <w:p w14:paraId="778C6DA4" w14:textId="77777777" w:rsidR="00FA5C19" w:rsidRDefault="006D6C31">
            <w:r>
              <w:rPr>
                <w:rFonts w:ascii="Calibri" w:eastAsia="PMingLiU" w:hAnsi="Calibri" w:cs="Arial"/>
              </w:rPr>
              <w:t>Instrument</w:t>
            </w:r>
          </w:p>
          <w:p w14:paraId="615714BA" w14:textId="77777777" w:rsidR="00FA5C19" w:rsidRDefault="006D6C31">
            <w:r>
              <w:rPr>
                <w:rFonts w:ascii="Calibri" w:eastAsia="PMingLiU" w:hAnsi="Calibri" w:cs="Arial"/>
              </w:rPr>
              <w:t>Table</w:t>
            </w:r>
          </w:p>
          <w:p w14:paraId="64C30FFD" w14:textId="77777777" w:rsidR="00FA5C19" w:rsidRDefault="006D6C31">
            <w:r>
              <w:rPr>
                <w:rFonts w:ascii="Calibri" w:eastAsia="PMingLiU" w:hAnsi="Calibri" w:cs="Arial"/>
              </w:rPr>
              <w:t>GUARANTEE</w:t>
            </w:r>
          </w:p>
        </w:tc>
      </w:tr>
      <w:tr w:rsidR="00FA5C19" w14:paraId="19892D1B" w14:textId="77777777" w:rsidTr="00FA5C19">
        <w:tc>
          <w:tcPr>
            <w:tcW w:w="0" w:type="auto"/>
            <w:tcMar>
              <w:top w:w="30" w:type="dxa"/>
              <w:left w:w="30" w:type="dxa"/>
              <w:bottom w:w="20" w:type="dxa"/>
              <w:right w:w="30" w:type="dxa"/>
            </w:tcMar>
          </w:tcPr>
          <w:p w14:paraId="5A919E33" w14:textId="77777777" w:rsidR="00FA5C19" w:rsidRDefault="006D6C31">
            <w:r>
              <w:rPr>
                <w:rFonts w:ascii="Calibri" w:eastAsia="PMingLiU" w:hAnsi="Calibri" w:cs="Arial"/>
              </w:rPr>
              <w:t>beneficiary</w:t>
            </w:r>
          </w:p>
        </w:tc>
        <w:tc>
          <w:tcPr>
            <w:tcW w:w="0" w:type="auto"/>
            <w:tcMar>
              <w:top w:w="30" w:type="dxa"/>
              <w:left w:w="30" w:type="dxa"/>
              <w:bottom w:w="20" w:type="dxa"/>
              <w:right w:w="30" w:type="dxa"/>
            </w:tcMar>
          </w:tcPr>
          <w:p w14:paraId="1F6EE8F0" w14:textId="77777777" w:rsidR="00FA5C19" w:rsidRDefault="00FA5C19"/>
        </w:tc>
        <w:tc>
          <w:tcPr>
            <w:tcW w:w="0" w:type="auto"/>
            <w:tcMar>
              <w:top w:w="30" w:type="dxa"/>
              <w:left w:w="30" w:type="dxa"/>
              <w:bottom w:w="20" w:type="dxa"/>
              <w:right w:w="30" w:type="dxa"/>
            </w:tcMar>
          </w:tcPr>
          <w:p w14:paraId="7CEB13EE" w14:textId="77777777" w:rsidR="00FA5C19" w:rsidRDefault="006D6C31">
            <w:ins w:id="1003" w:author="Lo Yuen San, Sandy (non-empl)" w:date="2019-11-21T22:13:00Z">
              <w:r>
                <w:rPr>
                  <w:rFonts w:ascii="Calibri" w:eastAsia="PMingLiU" w:hAnsi="Calibri" w:cs="Arial"/>
                </w:rPr>
                <w:t>Deal reference</w:t>
              </w:r>
            </w:ins>
          </w:p>
        </w:tc>
        <w:tc>
          <w:tcPr>
            <w:tcW w:w="0" w:type="auto"/>
            <w:tcMar>
              <w:top w:w="30" w:type="dxa"/>
              <w:left w:w="30" w:type="dxa"/>
              <w:bottom w:w="20" w:type="dxa"/>
              <w:right w:w="30" w:type="dxa"/>
            </w:tcMar>
          </w:tcPr>
          <w:p w14:paraId="61687C02" w14:textId="77777777" w:rsidR="00FA5C19" w:rsidRDefault="00FA5C19"/>
        </w:tc>
        <w:tc>
          <w:tcPr>
            <w:tcW w:w="0" w:type="auto"/>
            <w:tcMar>
              <w:top w:w="30" w:type="dxa"/>
              <w:left w:w="30" w:type="dxa"/>
              <w:bottom w:w="20" w:type="dxa"/>
              <w:right w:w="30" w:type="dxa"/>
            </w:tcMar>
          </w:tcPr>
          <w:p w14:paraId="006A3DF5" w14:textId="77777777" w:rsidR="00FA5C19" w:rsidRDefault="006D6C31">
            <w:r>
              <w:rPr>
                <w:rFonts w:ascii="Calibri" w:eastAsia="PMingLiU" w:hAnsi="Calibri" w:cs="Arial"/>
              </w:rPr>
              <w:t>BENEFICIARY</w:t>
            </w:r>
          </w:p>
        </w:tc>
        <w:tc>
          <w:tcPr>
            <w:tcW w:w="0" w:type="auto"/>
            <w:tcMar>
              <w:top w:w="30" w:type="dxa"/>
              <w:left w:w="30" w:type="dxa"/>
              <w:bottom w:w="20" w:type="dxa"/>
              <w:right w:w="30" w:type="dxa"/>
            </w:tcMar>
          </w:tcPr>
          <w:p w14:paraId="06D7A2B2" w14:textId="77777777" w:rsidR="00FA5C19" w:rsidRDefault="006D6C31">
            <w:r>
              <w:rPr>
                <w:rFonts w:ascii="Calibri" w:eastAsia="PMingLiU" w:hAnsi="Calibri" w:cs="Arial"/>
              </w:rPr>
              <w:t>BENEFICIARY</w:t>
            </w:r>
          </w:p>
        </w:tc>
      </w:tr>
      <w:tr w:rsidR="00FA5C19" w14:paraId="2750B178" w14:textId="77777777" w:rsidTr="00FA5C19">
        <w:trPr>
          <w:ins w:id="1004" w:author="Lo Yuen San, Sandy (non-empl)" w:date="2019-11-21T22:13:00Z"/>
        </w:trPr>
        <w:tc>
          <w:tcPr>
            <w:tcW w:w="0" w:type="auto"/>
            <w:tcMar>
              <w:top w:w="30" w:type="dxa"/>
              <w:left w:w="30" w:type="dxa"/>
              <w:bottom w:w="20" w:type="dxa"/>
              <w:right w:w="30" w:type="dxa"/>
            </w:tcMar>
          </w:tcPr>
          <w:p w14:paraId="3E942AC1" w14:textId="77777777" w:rsidR="00FA5C19" w:rsidRDefault="006D6C31">
            <w:pPr>
              <w:rPr>
                <w:ins w:id="1005" w:author="Lo Yuen San, Sandy (non-empl)" w:date="2019-11-21T22:13:00Z"/>
              </w:rPr>
            </w:pPr>
            <w:ins w:id="1006" w:author="Lo Yuen San, Sandy (non-empl)" w:date="2019-11-21T22:13:00Z">
              <w:r>
                <w:rPr>
                  <w:rFonts w:ascii="Calibri" w:eastAsia="PMingLiU" w:hAnsi="Calibri" w:cs="Arial"/>
                </w:rPr>
                <w:t> borrower (4 treasurer)</w:t>
              </w:r>
            </w:ins>
          </w:p>
        </w:tc>
        <w:tc>
          <w:tcPr>
            <w:tcW w:w="0" w:type="auto"/>
            <w:tcMar>
              <w:top w:w="30" w:type="dxa"/>
              <w:left w:w="30" w:type="dxa"/>
              <w:bottom w:w="20" w:type="dxa"/>
              <w:right w:w="30" w:type="dxa"/>
            </w:tcMar>
          </w:tcPr>
          <w:p w14:paraId="55390A50" w14:textId="77777777" w:rsidR="00FA5C19" w:rsidRDefault="00FA5C19">
            <w:pPr>
              <w:rPr>
                <w:ins w:id="1007" w:author="Lo Yuen San, Sandy (non-empl)" w:date="2019-11-21T22:13:00Z"/>
              </w:rPr>
            </w:pPr>
          </w:p>
        </w:tc>
        <w:tc>
          <w:tcPr>
            <w:tcW w:w="0" w:type="auto"/>
            <w:tcMar>
              <w:top w:w="30" w:type="dxa"/>
              <w:left w:w="30" w:type="dxa"/>
              <w:bottom w:w="20" w:type="dxa"/>
              <w:right w:w="30" w:type="dxa"/>
            </w:tcMar>
          </w:tcPr>
          <w:p w14:paraId="084D7948" w14:textId="77777777" w:rsidR="00FA5C19" w:rsidRDefault="00FA5C19">
            <w:pPr>
              <w:rPr>
                <w:ins w:id="1008" w:author="Lo Yuen San, Sandy (non-empl)" w:date="2019-11-21T22:13:00Z"/>
              </w:rPr>
            </w:pPr>
          </w:p>
        </w:tc>
        <w:tc>
          <w:tcPr>
            <w:tcW w:w="0" w:type="auto"/>
            <w:tcMar>
              <w:top w:w="30" w:type="dxa"/>
              <w:left w:w="30" w:type="dxa"/>
              <w:bottom w:w="20" w:type="dxa"/>
              <w:right w:w="30" w:type="dxa"/>
            </w:tcMar>
          </w:tcPr>
          <w:p w14:paraId="1F3266F2" w14:textId="77777777" w:rsidR="00FA5C19" w:rsidRDefault="00FA5C19">
            <w:pPr>
              <w:rPr>
                <w:ins w:id="1009" w:author="Lo Yuen San, Sandy (non-empl)" w:date="2019-11-21T22:13:00Z"/>
              </w:rPr>
            </w:pPr>
          </w:p>
        </w:tc>
        <w:tc>
          <w:tcPr>
            <w:tcW w:w="0" w:type="auto"/>
            <w:tcMar>
              <w:top w:w="30" w:type="dxa"/>
              <w:left w:w="30" w:type="dxa"/>
              <w:bottom w:w="20" w:type="dxa"/>
              <w:right w:w="30" w:type="dxa"/>
            </w:tcMar>
          </w:tcPr>
          <w:p w14:paraId="6BA416B2" w14:textId="77777777" w:rsidR="00FA5C19" w:rsidRDefault="006D6C31">
            <w:pPr>
              <w:rPr>
                <w:ins w:id="1010" w:author="Lo Yuen San, Sandy (non-empl)" w:date="2019-11-21T22:13:00Z"/>
              </w:rPr>
            </w:pPr>
            <w:ins w:id="1011" w:author="Lo Yuen San, Sandy (non-empl)" w:date="2019-11-21T22:13:00Z">
              <w:r>
                <w:rPr>
                  <w:rFonts w:ascii="Calibri" w:eastAsia="PMingLiU" w:hAnsi="Calibri" w:cs="Arial"/>
                </w:rPr>
                <w:t> borrower</w:t>
              </w:r>
            </w:ins>
          </w:p>
          <w:p w14:paraId="1107A121" w14:textId="77777777" w:rsidR="00FA5C19" w:rsidRDefault="006D6C31">
            <w:pPr>
              <w:rPr>
                <w:ins w:id="1012" w:author="Lo Yuen San, Sandy (non-empl)" w:date="2019-11-21T22:13:00Z"/>
              </w:rPr>
            </w:pPr>
            <w:ins w:id="1013" w:author="Lo Yuen San, Sandy (non-empl)" w:date="2019-11-21T22:13:00Z">
              <w:r>
                <w:rPr>
                  <w:rFonts w:ascii="Calibri" w:eastAsia="PMingLiU" w:hAnsi="Calibri" w:cs="Arial"/>
                </w:rPr>
                <w:t>use when link to borrower is selected</w:t>
              </w:r>
            </w:ins>
          </w:p>
        </w:tc>
        <w:tc>
          <w:tcPr>
            <w:tcW w:w="0" w:type="auto"/>
            <w:tcMar>
              <w:top w:w="30" w:type="dxa"/>
              <w:left w:w="30" w:type="dxa"/>
              <w:bottom w:w="20" w:type="dxa"/>
              <w:right w:w="30" w:type="dxa"/>
            </w:tcMar>
          </w:tcPr>
          <w:p w14:paraId="6CBD2935" w14:textId="77777777" w:rsidR="00FA5C19" w:rsidRDefault="006D6C31">
            <w:pPr>
              <w:rPr>
                <w:ins w:id="1014" w:author="Lo Yuen San, Sandy (non-empl)" w:date="2019-11-21T22:13:00Z"/>
              </w:rPr>
            </w:pPr>
            <w:ins w:id="1015" w:author="Lo Yuen San, Sandy (non-empl)" w:date="2019-11-21T22:13:00Z">
              <w:r>
                <w:rPr>
                  <w:rFonts w:ascii="Calibri" w:eastAsia="PMingLiU" w:hAnsi="Calibri" w:cs="Arial"/>
                </w:rPr>
                <w:t> borrower</w:t>
              </w:r>
            </w:ins>
          </w:p>
          <w:p w14:paraId="2FE2B544" w14:textId="77777777" w:rsidR="00FA5C19" w:rsidRDefault="006D6C31">
            <w:pPr>
              <w:rPr>
                <w:ins w:id="1016" w:author="Lo Yuen San, Sandy (non-empl)" w:date="2019-11-21T22:13:00Z"/>
              </w:rPr>
            </w:pPr>
            <w:ins w:id="1017" w:author="Lo Yuen San, Sandy (non-empl)" w:date="2019-11-21T22:13:00Z">
              <w:r>
                <w:rPr>
                  <w:rFonts w:ascii="Calibri" w:eastAsia="PMingLiU" w:hAnsi="Calibri" w:cs="Arial"/>
                </w:rPr>
                <w:t>use when link to borrower is selected</w:t>
              </w:r>
            </w:ins>
          </w:p>
        </w:tc>
      </w:tr>
      <w:tr w:rsidR="00FA5C19" w14:paraId="5E85171A" w14:textId="77777777" w:rsidTr="00FA5C19">
        <w:tc>
          <w:tcPr>
            <w:tcW w:w="0" w:type="auto"/>
            <w:tcMar>
              <w:top w:w="30" w:type="dxa"/>
              <w:left w:w="30" w:type="dxa"/>
              <w:bottom w:w="20" w:type="dxa"/>
              <w:right w:w="30" w:type="dxa"/>
            </w:tcMar>
          </w:tcPr>
          <w:p w14:paraId="5DB5122C" w14:textId="77777777" w:rsidR="00FA5C19" w:rsidRDefault="006D6C31">
            <w:r>
              <w:rPr>
                <w:rFonts w:ascii="Calibri" w:eastAsia="PMingLiU" w:hAnsi="Calibri" w:cs="Arial"/>
              </w:rPr>
              <w:t>contract_type</w:t>
            </w:r>
          </w:p>
        </w:tc>
        <w:tc>
          <w:tcPr>
            <w:tcW w:w="0" w:type="auto"/>
            <w:tcMar>
              <w:top w:w="30" w:type="dxa"/>
              <w:left w:w="30" w:type="dxa"/>
              <w:bottom w:w="20" w:type="dxa"/>
              <w:right w:w="30" w:type="dxa"/>
            </w:tcMar>
          </w:tcPr>
          <w:p w14:paraId="06870A10" w14:textId="77777777" w:rsidR="00FA5C19" w:rsidRDefault="00046CA5">
            <w:del w:id="1018" w:author="Lo Yuen San, Sandy (non-empl)" w:date="2019-11-21T22:13:00Z">
              <w:r>
                <w:rPr>
                  <w:rFonts w:ascii="Calibri" w:eastAsia="PMingLiU" w:hAnsi="Calibri" w:cs="Arial"/>
                </w:rPr>
                <w:delText>Type</w:delText>
              </w:r>
            </w:del>
            <w:ins w:id="1019" w:author="Lo Yuen San, Sandy (non-empl)" w:date="2019-11-21T22:13:00Z">
              <w:r w:rsidR="006D6C31">
                <w:rPr>
                  <w:rFonts w:ascii="Calibri" w:eastAsia="PMingLiU" w:hAnsi="Calibri" w:cs="Arial"/>
                </w:rPr>
                <w:t>Description</w:t>
              </w:r>
            </w:ins>
          </w:p>
        </w:tc>
        <w:tc>
          <w:tcPr>
            <w:tcW w:w="0" w:type="auto"/>
            <w:tcMar>
              <w:top w:w="30" w:type="dxa"/>
              <w:left w:w="30" w:type="dxa"/>
              <w:bottom w:w="20" w:type="dxa"/>
              <w:right w:w="30" w:type="dxa"/>
            </w:tcMar>
          </w:tcPr>
          <w:p w14:paraId="0599C6C2" w14:textId="77777777" w:rsidR="00FA5C19" w:rsidRDefault="006D6C31">
            <w:r>
              <w:rPr>
                <w:rFonts w:ascii="Calibri" w:eastAsia="PMingLiU" w:hAnsi="Calibri" w:cs="Arial"/>
              </w:rPr>
              <w:t>Collateral Type</w:t>
            </w:r>
          </w:p>
        </w:tc>
        <w:tc>
          <w:tcPr>
            <w:tcW w:w="0" w:type="auto"/>
            <w:tcMar>
              <w:top w:w="30" w:type="dxa"/>
              <w:left w:w="30" w:type="dxa"/>
              <w:bottom w:w="20" w:type="dxa"/>
              <w:right w:w="30" w:type="dxa"/>
            </w:tcMar>
          </w:tcPr>
          <w:p w14:paraId="776AA3C4" w14:textId="77777777" w:rsidR="00FA5C19" w:rsidRDefault="006D6C31">
            <w:r>
              <w:rPr>
                <w:rFonts w:ascii="Calibri" w:eastAsia="PMingLiU" w:hAnsi="Calibri" w:cs="Arial"/>
              </w:rPr>
              <w:t>Guarantee Type</w:t>
            </w:r>
          </w:p>
        </w:tc>
        <w:tc>
          <w:tcPr>
            <w:tcW w:w="0" w:type="auto"/>
            <w:tcMar>
              <w:top w:w="30" w:type="dxa"/>
              <w:left w:w="30" w:type="dxa"/>
              <w:bottom w:w="20" w:type="dxa"/>
              <w:right w:w="30" w:type="dxa"/>
            </w:tcMar>
          </w:tcPr>
          <w:p w14:paraId="5119853F" w14:textId="77777777" w:rsidR="00FA5C19" w:rsidRDefault="006D6C31">
            <w:r>
              <w:rPr>
                <w:rFonts w:ascii="Calibri" w:eastAsia="PMingLiU" w:hAnsi="Calibri" w:cs="Arial"/>
              </w:rPr>
              <w:t>CONTRACT_TYPES.CT_DESC_USER</w:t>
            </w:r>
          </w:p>
          <w:p w14:paraId="5B19A338" w14:textId="77777777" w:rsidR="00FA5C19" w:rsidRDefault="006D6C31">
            <w:r>
              <w:rPr>
                <w:rFonts w:ascii="Calibri" w:eastAsia="PMingLiU" w:hAnsi="Calibri" w:cs="Arial"/>
              </w:rPr>
              <w:t>where CONTRACT_TYPE = CONTRACT_TYPES.CT_CODE_USER</w:t>
            </w:r>
          </w:p>
        </w:tc>
        <w:tc>
          <w:tcPr>
            <w:tcW w:w="0" w:type="auto"/>
            <w:tcMar>
              <w:top w:w="30" w:type="dxa"/>
              <w:left w:w="30" w:type="dxa"/>
              <w:bottom w:w="20" w:type="dxa"/>
              <w:right w:w="30" w:type="dxa"/>
            </w:tcMar>
          </w:tcPr>
          <w:p w14:paraId="01977350" w14:textId="77777777" w:rsidR="00FA5C19" w:rsidRDefault="006D6C31">
            <w:pPr>
              <w:rPr>
                <w:ins w:id="1020" w:author="Lo Yuen San, Sandy (non-empl)" w:date="2019-11-21T22:13:00Z"/>
              </w:rPr>
            </w:pPr>
            <w:ins w:id="1021" w:author="Lo Yuen San, Sandy (non-empl)" w:date="2019-11-21T22:13:00Z">
              <w:r>
                <w:rPr>
                  <w:rFonts w:ascii="Calibri" w:eastAsia="PMingLiU" w:hAnsi="Calibri" w:cs="Arial"/>
                </w:rPr>
                <w:t>CONTRACT_TYPES.CT_DESC_USER</w:t>
              </w:r>
            </w:ins>
          </w:p>
          <w:p w14:paraId="2A2F80FB" w14:textId="77777777" w:rsidR="00FA5C19" w:rsidRDefault="006D6C31">
            <w:pPr>
              <w:rPr>
                <w:ins w:id="1022" w:author="Lo Yuen San, Sandy (non-empl)" w:date="2019-11-21T22:13:00Z"/>
              </w:rPr>
            </w:pPr>
            <w:ins w:id="1023" w:author="Lo Yuen San, Sandy (non-empl)" w:date="2019-11-21T22:13:00Z">
              <w:r>
                <w:rPr>
                  <w:rFonts w:ascii="Calibri" w:eastAsia="PMingLiU" w:hAnsi="Calibri" w:cs="Arial"/>
                </w:rPr>
                <w:t>where CONTRACT_TYPE = CONTRACT_TYPES.CT_CODE_USER</w:t>
              </w:r>
            </w:ins>
          </w:p>
          <w:p w14:paraId="7B73EA82" w14:textId="77777777" w:rsidR="00FA5C19" w:rsidRDefault="006D6C31">
            <w:r>
              <w:rPr>
                <w:rFonts w:ascii="Calibri" w:eastAsia="PMingLiU" w:hAnsi="Calibri" w:cs="Arial"/>
              </w:rPr>
              <w:t>CONTRACT_TYPES.CT_DESC_USER</w:t>
            </w:r>
          </w:p>
          <w:p w14:paraId="28F873F4" w14:textId="77777777" w:rsidR="00FA5C19" w:rsidRDefault="006D6C31">
            <w:r>
              <w:rPr>
                <w:rFonts w:ascii="Calibri" w:eastAsia="PMingLiU" w:hAnsi="Calibri" w:cs="Arial"/>
              </w:rPr>
              <w:t>where CONTRACT_TYPE = CONTRACT_TYPES.CT_CODE_USER</w:t>
            </w:r>
          </w:p>
        </w:tc>
      </w:tr>
      <w:tr w:rsidR="00FA5C19" w14:paraId="70146CA3" w14:textId="77777777" w:rsidTr="00FA5C19">
        <w:tblPrEx>
          <w:tblW w:w="5000" w:type="pct"/>
          <w:tblLook w:val="0020" w:firstRow="1" w:lastRow="0" w:firstColumn="0" w:lastColumn="0" w:noHBand="0" w:noVBand="0"/>
          <w:tblPrExChange w:id="1024"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25" w:author="Lo Yuen San, Sandy (non-empl)" w:date="2019-11-21T22:13:00Z">
              <w:tcPr>
                <w:tcW w:w="0" w:type="auto"/>
                <w:gridSpan w:val="2"/>
                <w:tcMar>
                  <w:top w:w="30" w:type="dxa"/>
                  <w:left w:w="30" w:type="dxa"/>
                  <w:bottom w:w="20" w:type="dxa"/>
                  <w:right w:w="30" w:type="dxa"/>
                </w:tcMar>
              </w:tcPr>
            </w:tcPrChange>
          </w:tcPr>
          <w:p w14:paraId="32D43AE1" w14:textId="77777777" w:rsidR="00FA5C19" w:rsidRDefault="006D6C31">
            <w:r>
              <w:rPr>
                <w:rFonts w:ascii="Calibri" w:eastAsia="PMingLiU" w:hAnsi="Calibri" w:cs="Arial"/>
              </w:rPr>
              <w:t>contract_type_code</w:t>
            </w:r>
          </w:p>
        </w:tc>
        <w:tc>
          <w:tcPr>
            <w:tcW w:w="0" w:type="auto"/>
            <w:tcMar>
              <w:top w:w="30" w:type="dxa"/>
              <w:left w:w="30" w:type="dxa"/>
              <w:bottom w:w="20" w:type="dxa"/>
              <w:right w:w="30" w:type="dxa"/>
            </w:tcMar>
            <w:tcPrChange w:id="1026" w:author="Lo Yuen San, Sandy (non-empl)" w:date="2019-11-21T22:13:00Z">
              <w:tcPr>
                <w:tcW w:w="0" w:type="auto"/>
                <w:tcMar>
                  <w:top w:w="30" w:type="dxa"/>
                  <w:left w:w="30" w:type="dxa"/>
                  <w:bottom w:w="20" w:type="dxa"/>
                  <w:right w:w="30" w:type="dxa"/>
                </w:tcMar>
              </w:tcPr>
            </w:tcPrChange>
          </w:tcPr>
          <w:p w14:paraId="12E39BF0" w14:textId="77777777" w:rsidR="00FA5C19" w:rsidRDefault="006D6C31">
            <w:r>
              <w:rPr>
                <w:rFonts w:ascii="Calibri" w:eastAsia="PMingLiU" w:hAnsi="Calibri" w:cs="Arial"/>
              </w:rPr>
              <w:t>Contract Type Code</w:t>
            </w:r>
          </w:p>
        </w:tc>
        <w:tc>
          <w:tcPr>
            <w:tcW w:w="0" w:type="auto"/>
            <w:tcMar>
              <w:top w:w="30" w:type="dxa"/>
              <w:left w:w="30" w:type="dxa"/>
              <w:bottom w:w="20" w:type="dxa"/>
              <w:right w:w="30" w:type="dxa"/>
            </w:tcMar>
            <w:tcPrChange w:id="1027" w:author="Lo Yuen San, Sandy (non-empl)" w:date="2019-11-21T22:13:00Z">
              <w:tcPr>
                <w:tcW w:w="0" w:type="auto"/>
                <w:gridSpan w:val="2"/>
                <w:tcMar>
                  <w:top w:w="30" w:type="dxa"/>
                  <w:left w:w="30" w:type="dxa"/>
                  <w:bottom w:w="20" w:type="dxa"/>
                  <w:right w:w="30" w:type="dxa"/>
                </w:tcMar>
              </w:tcPr>
            </w:tcPrChange>
          </w:tcPr>
          <w:p w14:paraId="40E203A1" w14:textId="77777777" w:rsidR="00FA5C19" w:rsidRDefault="00FA5C19"/>
        </w:tc>
        <w:tc>
          <w:tcPr>
            <w:tcW w:w="0" w:type="auto"/>
            <w:tcMar>
              <w:top w:w="30" w:type="dxa"/>
              <w:left w:w="30" w:type="dxa"/>
              <w:bottom w:w="20" w:type="dxa"/>
              <w:right w:w="30" w:type="dxa"/>
            </w:tcMar>
            <w:tcPrChange w:id="1028" w:author="Lo Yuen San, Sandy (non-empl)" w:date="2019-11-21T22:13:00Z">
              <w:tcPr>
                <w:tcW w:w="0" w:type="auto"/>
                <w:gridSpan w:val="2"/>
                <w:tcMar>
                  <w:top w:w="30" w:type="dxa"/>
                  <w:left w:w="30" w:type="dxa"/>
                  <w:bottom w:w="20" w:type="dxa"/>
                  <w:right w:w="30" w:type="dxa"/>
                </w:tcMar>
              </w:tcPr>
            </w:tcPrChange>
          </w:tcPr>
          <w:p w14:paraId="39B20F3B" w14:textId="77777777" w:rsidR="00FA5C19" w:rsidRDefault="00FA5C19"/>
        </w:tc>
        <w:tc>
          <w:tcPr>
            <w:tcW w:w="0" w:type="auto"/>
            <w:tcMar>
              <w:top w:w="30" w:type="dxa"/>
              <w:left w:w="30" w:type="dxa"/>
              <w:bottom w:w="20" w:type="dxa"/>
              <w:right w:w="30" w:type="dxa"/>
            </w:tcMar>
            <w:tcPrChange w:id="1029" w:author="Lo Yuen San, Sandy (non-empl)" w:date="2019-11-21T22:13:00Z">
              <w:tcPr>
                <w:tcW w:w="0" w:type="auto"/>
                <w:gridSpan w:val="2"/>
                <w:tcMar>
                  <w:top w:w="30" w:type="dxa"/>
                  <w:left w:w="30" w:type="dxa"/>
                  <w:bottom w:w="20" w:type="dxa"/>
                  <w:right w:w="30" w:type="dxa"/>
                </w:tcMar>
              </w:tcPr>
            </w:tcPrChange>
          </w:tcPr>
          <w:p w14:paraId="7EFF18CE" w14:textId="77777777" w:rsidR="00FA5C19" w:rsidRDefault="006D6C31">
            <w:r>
              <w:rPr>
                <w:rFonts w:ascii="Calibri" w:eastAsia="PMingLiU" w:hAnsi="Calibri" w:cs="Arial"/>
              </w:rPr>
              <w:t>CONTRACT_TYPE</w:t>
            </w:r>
          </w:p>
        </w:tc>
        <w:tc>
          <w:tcPr>
            <w:tcW w:w="0" w:type="auto"/>
            <w:tcMar>
              <w:top w:w="30" w:type="dxa"/>
              <w:left w:w="30" w:type="dxa"/>
              <w:bottom w:w="20" w:type="dxa"/>
              <w:right w:w="30" w:type="dxa"/>
            </w:tcMar>
            <w:tcPrChange w:id="1030" w:author="Lo Yuen San, Sandy (non-empl)" w:date="2019-11-21T22:13:00Z">
              <w:tcPr>
                <w:tcW w:w="0" w:type="auto"/>
                <w:gridSpan w:val="2"/>
                <w:tcMar>
                  <w:top w:w="30" w:type="dxa"/>
                  <w:left w:w="30" w:type="dxa"/>
                  <w:bottom w:w="20" w:type="dxa"/>
                  <w:right w:w="30" w:type="dxa"/>
                </w:tcMar>
              </w:tcPr>
            </w:tcPrChange>
          </w:tcPr>
          <w:p w14:paraId="1B6796E4" w14:textId="77777777" w:rsidR="00FA5C19" w:rsidRDefault="006D6C31">
            <w:r>
              <w:rPr>
                <w:rFonts w:ascii="Calibri" w:eastAsia="PMingLiU" w:hAnsi="Calibri" w:cs="Arial"/>
              </w:rPr>
              <w:t>CONTRACT_TYPE</w:t>
            </w:r>
          </w:p>
        </w:tc>
      </w:tr>
      <w:tr w:rsidR="00FA5C19" w14:paraId="52BA5CCD" w14:textId="77777777" w:rsidTr="00FA5C19">
        <w:tblPrEx>
          <w:tblW w:w="5000" w:type="pct"/>
          <w:tblLook w:val="0020" w:firstRow="1" w:lastRow="0" w:firstColumn="0" w:lastColumn="0" w:noHBand="0" w:noVBand="0"/>
          <w:tblPrExChange w:id="1031"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32" w:author="Lo Yuen San, Sandy (non-empl)" w:date="2019-11-21T22:13:00Z">
              <w:tcPr>
                <w:tcW w:w="0" w:type="auto"/>
                <w:gridSpan w:val="2"/>
                <w:tcMar>
                  <w:top w:w="30" w:type="dxa"/>
                  <w:left w:w="30" w:type="dxa"/>
                  <w:bottom w:w="20" w:type="dxa"/>
                  <w:right w:w="30" w:type="dxa"/>
                </w:tcMar>
              </w:tcPr>
            </w:tcPrChange>
          </w:tcPr>
          <w:p w14:paraId="5A9891D0" w14:textId="77777777" w:rsidR="00FA5C19" w:rsidRDefault="006D6C31">
            <w:r>
              <w:rPr>
                <w:rFonts w:ascii="Calibri" w:eastAsia="PMingLiU" w:hAnsi="Calibri" w:cs="Arial"/>
              </w:rPr>
              <w:t>crm_type</w:t>
            </w:r>
          </w:p>
        </w:tc>
        <w:tc>
          <w:tcPr>
            <w:tcW w:w="0" w:type="auto"/>
            <w:tcMar>
              <w:top w:w="30" w:type="dxa"/>
              <w:left w:w="30" w:type="dxa"/>
              <w:bottom w:w="20" w:type="dxa"/>
              <w:right w:w="30" w:type="dxa"/>
            </w:tcMar>
            <w:tcPrChange w:id="1033" w:author="Lo Yuen San, Sandy (non-empl)" w:date="2019-11-21T22:13:00Z">
              <w:tcPr>
                <w:tcW w:w="0" w:type="auto"/>
                <w:tcMar>
                  <w:top w:w="30" w:type="dxa"/>
                  <w:left w:w="30" w:type="dxa"/>
                  <w:bottom w:w="20" w:type="dxa"/>
                  <w:right w:w="30" w:type="dxa"/>
                </w:tcMar>
              </w:tcPr>
            </w:tcPrChange>
          </w:tcPr>
          <w:p w14:paraId="2A1EC848" w14:textId="77777777" w:rsidR="00FA5C19" w:rsidRDefault="006D6C31">
            <w:r>
              <w:rPr>
                <w:rFonts w:ascii="Calibri" w:eastAsia="PMingLiU" w:hAnsi="Calibri" w:cs="Arial"/>
              </w:rPr>
              <w:t>CRM Type</w:t>
            </w:r>
          </w:p>
        </w:tc>
        <w:tc>
          <w:tcPr>
            <w:tcW w:w="0" w:type="auto"/>
            <w:tcMar>
              <w:top w:w="30" w:type="dxa"/>
              <w:left w:w="30" w:type="dxa"/>
              <w:bottom w:w="20" w:type="dxa"/>
              <w:right w:w="30" w:type="dxa"/>
            </w:tcMar>
            <w:tcPrChange w:id="1034" w:author="Lo Yuen San, Sandy (non-empl)" w:date="2019-11-21T22:13:00Z">
              <w:tcPr>
                <w:tcW w:w="0" w:type="auto"/>
                <w:gridSpan w:val="2"/>
                <w:tcMar>
                  <w:top w:w="30" w:type="dxa"/>
                  <w:left w:w="30" w:type="dxa"/>
                  <w:bottom w:w="20" w:type="dxa"/>
                  <w:right w:w="30" w:type="dxa"/>
                </w:tcMar>
              </w:tcPr>
            </w:tcPrChange>
          </w:tcPr>
          <w:p w14:paraId="79F64553" w14:textId="77777777" w:rsidR="00FA5C19" w:rsidRDefault="006D6C31">
            <w:r>
              <w:rPr>
                <w:rFonts w:ascii="Calibri" w:eastAsia="PMingLiU" w:hAnsi="Calibri" w:cs="Arial"/>
              </w:rPr>
              <w:t>Type</w:t>
            </w:r>
          </w:p>
        </w:tc>
        <w:tc>
          <w:tcPr>
            <w:tcW w:w="0" w:type="auto"/>
            <w:tcMar>
              <w:top w:w="30" w:type="dxa"/>
              <w:left w:w="30" w:type="dxa"/>
              <w:bottom w:w="20" w:type="dxa"/>
              <w:right w:w="30" w:type="dxa"/>
            </w:tcMar>
            <w:tcPrChange w:id="1035" w:author="Lo Yuen San, Sandy (non-empl)" w:date="2019-11-21T22:13:00Z">
              <w:tcPr>
                <w:tcW w:w="0" w:type="auto"/>
                <w:gridSpan w:val="2"/>
                <w:tcMar>
                  <w:top w:w="30" w:type="dxa"/>
                  <w:left w:w="30" w:type="dxa"/>
                  <w:bottom w:w="20" w:type="dxa"/>
                  <w:right w:w="30" w:type="dxa"/>
                </w:tcMar>
              </w:tcPr>
            </w:tcPrChange>
          </w:tcPr>
          <w:p w14:paraId="77CE72D1" w14:textId="77777777" w:rsidR="00FA5C19" w:rsidRDefault="006D6C31">
            <w:r>
              <w:rPr>
                <w:rFonts w:ascii="Calibri" w:eastAsia="PMingLiU" w:hAnsi="Calibri" w:cs="Arial"/>
              </w:rPr>
              <w:t>Type</w:t>
            </w:r>
          </w:p>
        </w:tc>
        <w:tc>
          <w:tcPr>
            <w:tcW w:w="0" w:type="auto"/>
            <w:tcMar>
              <w:top w:w="30" w:type="dxa"/>
              <w:left w:w="30" w:type="dxa"/>
              <w:bottom w:w="20" w:type="dxa"/>
              <w:right w:w="30" w:type="dxa"/>
            </w:tcMar>
            <w:tcPrChange w:id="1036" w:author="Lo Yuen San, Sandy (non-empl)" w:date="2019-11-21T22:13:00Z">
              <w:tcPr>
                <w:tcW w:w="0" w:type="auto"/>
                <w:gridSpan w:val="2"/>
                <w:tcMar>
                  <w:top w:w="30" w:type="dxa"/>
                  <w:left w:w="30" w:type="dxa"/>
                  <w:bottom w:w="20" w:type="dxa"/>
                  <w:right w:w="30" w:type="dxa"/>
                </w:tcMar>
              </w:tcPr>
            </w:tcPrChange>
          </w:tcPr>
          <w:p w14:paraId="4617AAE5" w14:textId="77777777" w:rsidR="00FA5C19" w:rsidRDefault="006D6C31">
            <w:r>
              <w:rPr>
                <w:rFonts w:ascii="Calibri" w:eastAsia="PMingLiU" w:hAnsi="Calibri" w:cs="Arial"/>
              </w:rPr>
              <w:t>'COLLATERAL'</w:t>
            </w:r>
          </w:p>
        </w:tc>
        <w:tc>
          <w:tcPr>
            <w:tcW w:w="0" w:type="auto"/>
            <w:tcMar>
              <w:top w:w="30" w:type="dxa"/>
              <w:left w:w="30" w:type="dxa"/>
              <w:bottom w:w="20" w:type="dxa"/>
              <w:right w:w="30" w:type="dxa"/>
            </w:tcMar>
            <w:tcPrChange w:id="1037" w:author="Lo Yuen San, Sandy (non-empl)" w:date="2019-11-21T22:13:00Z">
              <w:tcPr>
                <w:tcW w:w="0" w:type="auto"/>
                <w:gridSpan w:val="2"/>
                <w:tcMar>
                  <w:top w:w="30" w:type="dxa"/>
                  <w:left w:w="30" w:type="dxa"/>
                  <w:bottom w:w="20" w:type="dxa"/>
                  <w:right w:w="30" w:type="dxa"/>
                </w:tcMar>
              </w:tcPr>
            </w:tcPrChange>
          </w:tcPr>
          <w:p w14:paraId="1503ED7C" w14:textId="77777777" w:rsidR="00FA5C19" w:rsidRDefault="006D6C31">
            <w:r>
              <w:rPr>
                <w:rFonts w:ascii="Calibri" w:eastAsia="PMingLiU" w:hAnsi="Calibri" w:cs="Arial"/>
              </w:rPr>
              <w:t>'GUARANTEE'</w:t>
            </w:r>
          </w:p>
        </w:tc>
      </w:tr>
      <w:tr w:rsidR="00FA5C19" w14:paraId="6776F93E" w14:textId="77777777" w:rsidTr="00FA5C19">
        <w:tc>
          <w:tcPr>
            <w:tcW w:w="0" w:type="auto"/>
            <w:tcMar>
              <w:top w:w="30" w:type="dxa"/>
              <w:left w:w="30" w:type="dxa"/>
              <w:bottom w:w="20" w:type="dxa"/>
              <w:right w:w="30" w:type="dxa"/>
            </w:tcMar>
          </w:tcPr>
          <w:p w14:paraId="52870B80" w14:textId="77777777" w:rsidR="00FA5C19" w:rsidRDefault="006D6C31">
            <w:r>
              <w:rPr>
                <w:rFonts w:ascii="Calibri" w:eastAsia="PMingLiU" w:hAnsi="Calibri" w:cs="Arial"/>
              </w:rPr>
              <w:t>crm_value_in_currency</w:t>
            </w:r>
          </w:p>
        </w:tc>
        <w:tc>
          <w:tcPr>
            <w:tcW w:w="0" w:type="auto"/>
            <w:tcMar>
              <w:top w:w="30" w:type="dxa"/>
              <w:left w:w="30" w:type="dxa"/>
              <w:bottom w:w="20" w:type="dxa"/>
              <w:right w:w="30" w:type="dxa"/>
            </w:tcMar>
          </w:tcPr>
          <w:p w14:paraId="21D0FDFA" w14:textId="77777777" w:rsidR="00FA5C19" w:rsidRDefault="00FA5C19"/>
        </w:tc>
        <w:tc>
          <w:tcPr>
            <w:tcW w:w="0" w:type="auto"/>
            <w:tcMar>
              <w:top w:w="30" w:type="dxa"/>
              <w:left w:w="30" w:type="dxa"/>
              <w:bottom w:w="20" w:type="dxa"/>
              <w:right w:w="30" w:type="dxa"/>
            </w:tcMar>
          </w:tcPr>
          <w:p w14:paraId="69AC1671" w14:textId="77777777" w:rsidR="00FA5C19" w:rsidRDefault="006D6C31">
            <w:r>
              <w:rPr>
                <w:rFonts w:ascii="Calibri" w:eastAsia="PMingLiU" w:hAnsi="Calibri" w:cs="Arial"/>
              </w:rPr>
              <w:t>Collateral Value</w:t>
            </w:r>
          </w:p>
        </w:tc>
        <w:tc>
          <w:tcPr>
            <w:tcW w:w="0" w:type="auto"/>
            <w:tcMar>
              <w:top w:w="30" w:type="dxa"/>
              <w:left w:w="30" w:type="dxa"/>
              <w:bottom w:w="20" w:type="dxa"/>
              <w:right w:w="30" w:type="dxa"/>
            </w:tcMar>
          </w:tcPr>
          <w:p w14:paraId="09E5D6DA" w14:textId="77777777" w:rsidR="00FA5C19" w:rsidRDefault="006D6C31">
            <w:r>
              <w:rPr>
                <w:rFonts w:ascii="Calibri" w:eastAsia="PMingLiU" w:hAnsi="Calibri" w:cs="Arial"/>
              </w:rPr>
              <w:t>Guarantee Amount</w:t>
            </w:r>
          </w:p>
        </w:tc>
        <w:tc>
          <w:tcPr>
            <w:tcW w:w="0" w:type="auto"/>
            <w:tcMar>
              <w:top w:w="30" w:type="dxa"/>
              <w:left w:w="30" w:type="dxa"/>
              <w:bottom w:w="20" w:type="dxa"/>
              <w:right w:w="30" w:type="dxa"/>
            </w:tcMar>
          </w:tcPr>
          <w:p w14:paraId="51702EF4" w14:textId="77777777" w:rsidR="00FA5C19" w:rsidRDefault="00046CA5">
            <w:del w:id="1038" w:author="Lo Yuen San, Sandy (non-empl)" w:date="2019-11-21T22:13:00Z">
              <w:r>
                <w:rPr>
                  <w:rFonts w:ascii="Calibri" w:eastAsia="PMingLiU" w:hAnsi="Calibri" w:cs="Arial"/>
                </w:rPr>
                <w:delText>NOMINAL</w:delText>
              </w:r>
            </w:del>
            <w:ins w:id="1039" w:author="Lo Yuen San, Sandy (non-empl)" w:date="2019-11-21T22:13:00Z">
              <w:r w:rsidR="006D6C31">
                <w:rPr>
                  <w:rFonts w:ascii="Calibri" w:eastAsia="PMingLiU" w:hAnsi="Calibri" w:cs="Arial"/>
                </w:rPr>
                <w:t>Market Value</w:t>
              </w:r>
            </w:ins>
          </w:p>
        </w:tc>
        <w:tc>
          <w:tcPr>
            <w:tcW w:w="0" w:type="auto"/>
            <w:tcMar>
              <w:top w:w="30" w:type="dxa"/>
              <w:left w:w="30" w:type="dxa"/>
              <w:bottom w:w="20" w:type="dxa"/>
              <w:right w:w="30" w:type="dxa"/>
            </w:tcMar>
          </w:tcPr>
          <w:p w14:paraId="57C62499" w14:textId="77777777" w:rsidR="00FA5C19" w:rsidRDefault="00046CA5">
            <w:del w:id="1040" w:author="Lo Yuen San, Sandy (non-empl)" w:date="2019-11-21T22:13:00Z">
              <w:r>
                <w:rPr>
                  <w:rFonts w:ascii="Calibri" w:eastAsia="PMingLiU" w:hAnsi="Calibri" w:cs="Arial"/>
                </w:rPr>
                <w:delText>NOMINAL</w:delText>
              </w:r>
            </w:del>
            <w:ins w:id="1041" w:author="Lo Yuen San, Sandy (non-empl)" w:date="2019-11-21T22:13:00Z">
              <w:r w:rsidR="006D6C31">
                <w:rPr>
                  <w:rFonts w:ascii="Calibri" w:eastAsia="PMingLiU" w:hAnsi="Calibri" w:cs="Arial"/>
                </w:rPr>
                <w:t>Market Value</w:t>
              </w:r>
            </w:ins>
          </w:p>
        </w:tc>
      </w:tr>
      <w:tr w:rsidR="00FA5C19" w14:paraId="38C558A9" w14:textId="77777777" w:rsidTr="00FA5C19">
        <w:tblPrEx>
          <w:tblW w:w="5000" w:type="pct"/>
          <w:tblLook w:val="0020" w:firstRow="1" w:lastRow="0" w:firstColumn="0" w:lastColumn="0" w:noHBand="0" w:noVBand="0"/>
          <w:tblPrExChange w:id="1042"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43" w:author="Lo Yuen San, Sandy (non-empl)" w:date="2019-11-21T22:13:00Z">
              <w:tcPr>
                <w:tcW w:w="0" w:type="auto"/>
                <w:gridSpan w:val="2"/>
                <w:tcMar>
                  <w:top w:w="30" w:type="dxa"/>
                  <w:left w:w="30" w:type="dxa"/>
                  <w:bottom w:w="20" w:type="dxa"/>
                  <w:right w:w="30" w:type="dxa"/>
                </w:tcMar>
              </w:tcPr>
            </w:tcPrChange>
          </w:tcPr>
          <w:p w14:paraId="5A449C6F"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1044" w:author="Lo Yuen San, Sandy (non-empl)" w:date="2019-11-21T22:13:00Z">
              <w:tcPr>
                <w:tcW w:w="0" w:type="auto"/>
                <w:tcMar>
                  <w:top w:w="30" w:type="dxa"/>
                  <w:left w:w="30" w:type="dxa"/>
                  <w:bottom w:w="20" w:type="dxa"/>
                  <w:right w:w="30" w:type="dxa"/>
                </w:tcMar>
              </w:tcPr>
            </w:tcPrChange>
          </w:tcPr>
          <w:p w14:paraId="15323128" w14:textId="77777777" w:rsidR="00FA5C19" w:rsidRDefault="00FA5C19"/>
        </w:tc>
        <w:tc>
          <w:tcPr>
            <w:tcW w:w="0" w:type="auto"/>
            <w:tcMar>
              <w:top w:w="30" w:type="dxa"/>
              <w:left w:w="30" w:type="dxa"/>
              <w:bottom w:w="20" w:type="dxa"/>
              <w:right w:w="30" w:type="dxa"/>
            </w:tcMar>
            <w:tcPrChange w:id="1045" w:author="Lo Yuen San, Sandy (non-empl)" w:date="2019-11-21T22:13:00Z">
              <w:tcPr>
                <w:tcW w:w="0" w:type="auto"/>
                <w:gridSpan w:val="2"/>
                <w:tcMar>
                  <w:top w:w="30" w:type="dxa"/>
                  <w:left w:w="30" w:type="dxa"/>
                  <w:bottom w:w="20" w:type="dxa"/>
                  <w:right w:w="30" w:type="dxa"/>
                </w:tcMar>
              </w:tcPr>
            </w:tcPrChange>
          </w:tcPr>
          <w:p w14:paraId="41949569"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1046" w:author="Lo Yuen San, Sandy (non-empl)" w:date="2019-11-21T22:13:00Z">
              <w:tcPr>
                <w:tcW w:w="0" w:type="auto"/>
                <w:gridSpan w:val="2"/>
                <w:tcMar>
                  <w:top w:w="30" w:type="dxa"/>
                  <w:left w:w="30" w:type="dxa"/>
                  <w:bottom w:w="20" w:type="dxa"/>
                  <w:right w:w="30" w:type="dxa"/>
                </w:tcMar>
              </w:tcPr>
            </w:tcPrChange>
          </w:tcPr>
          <w:p w14:paraId="7C34BABA"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1047" w:author="Lo Yuen San, Sandy (non-empl)" w:date="2019-11-21T22:13:00Z">
              <w:tcPr>
                <w:tcW w:w="0" w:type="auto"/>
                <w:gridSpan w:val="2"/>
                <w:tcMar>
                  <w:top w:w="30" w:type="dxa"/>
                  <w:left w:w="30" w:type="dxa"/>
                  <w:bottom w:w="20" w:type="dxa"/>
                  <w:right w:w="30" w:type="dxa"/>
                </w:tcMar>
              </w:tcPr>
            </w:tcPrChange>
          </w:tcPr>
          <w:p w14:paraId="0DEC6CC1" w14:textId="77777777" w:rsidR="00FA5C19" w:rsidRDefault="006D6C31">
            <w:r>
              <w:rPr>
                <w:rFonts w:ascii="Calibri" w:eastAsia="PMingLiU" w:hAnsi="Calibri" w:cs="Arial"/>
              </w:rPr>
              <w:t>CURRENCY</w:t>
            </w:r>
          </w:p>
        </w:tc>
        <w:tc>
          <w:tcPr>
            <w:tcW w:w="0" w:type="auto"/>
            <w:tcMar>
              <w:top w:w="30" w:type="dxa"/>
              <w:left w:w="30" w:type="dxa"/>
              <w:bottom w:w="20" w:type="dxa"/>
              <w:right w:w="30" w:type="dxa"/>
            </w:tcMar>
            <w:tcPrChange w:id="1048" w:author="Lo Yuen San, Sandy (non-empl)" w:date="2019-11-21T22:13:00Z">
              <w:tcPr>
                <w:tcW w:w="0" w:type="auto"/>
                <w:gridSpan w:val="2"/>
                <w:tcMar>
                  <w:top w:w="30" w:type="dxa"/>
                  <w:left w:w="30" w:type="dxa"/>
                  <w:bottom w:w="20" w:type="dxa"/>
                  <w:right w:w="30" w:type="dxa"/>
                </w:tcMar>
              </w:tcPr>
            </w:tcPrChange>
          </w:tcPr>
          <w:p w14:paraId="4214F344" w14:textId="77777777" w:rsidR="00FA5C19" w:rsidRDefault="006D6C31">
            <w:r>
              <w:rPr>
                <w:rFonts w:ascii="Calibri" w:eastAsia="PMingLiU" w:hAnsi="Calibri" w:cs="Arial"/>
              </w:rPr>
              <w:t>CURRENCY</w:t>
            </w:r>
          </w:p>
        </w:tc>
      </w:tr>
      <w:tr w:rsidR="00FA5C19" w14:paraId="79AB8EB5" w14:textId="77777777" w:rsidTr="00FA5C19">
        <w:tblPrEx>
          <w:tblW w:w="5000" w:type="pct"/>
          <w:tblLook w:val="0020" w:firstRow="1" w:lastRow="0" w:firstColumn="0" w:lastColumn="0" w:noHBand="0" w:noVBand="0"/>
          <w:tblPrExChange w:id="1049"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50" w:author="Lo Yuen San, Sandy (non-empl)" w:date="2019-11-21T22:13:00Z">
              <w:tcPr>
                <w:tcW w:w="0" w:type="auto"/>
                <w:gridSpan w:val="2"/>
                <w:tcMar>
                  <w:top w:w="30" w:type="dxa"/>
                  <w:left w:w="30" w:type="dxa"/>
                  <w:bottom w:w="20" w:type="dxa"/>
                  <w:right w:w="30" w:type="dxa"/>
                </w:tcMar>
              </w:tcPr>
            </w:tcPrChange>
          </w:tcPr>
          <w:p w14:paraId="05E726E3" w14:textId="77777777" w:rsidR="00FA5C19" w:rsidRDefault="006D6C31">
            <w:r>
              <w:rPr>
                <w:rFonts w:ascii="Calibri" w:eastAsia="PMingLiU" w:hAnsi="Calibri" w:cs="Arial"/>
              </w:rPr>
              <w:t>guarantee_percentage</w:t>
            </w:r>
          </w:p>
        </w:tc>
        <w:tc>
          <w:tcPr>
            <w:tcW w:w="0" w:type="auto"/>
            <w:tcMar>
              <w:top w:w="30" w:type="dxa"/>
              <w:left w:w="30" w:type="dxa"/>
              <w:bottom w:w="20" w:type="dxa"/>
              <w:right w:w="30" w:type="dxa"/>
            </w:tcMar>
            <w:tcPrChange w:id="1051" w:author="Lo Yuen San, Sandy (non-empl)" w:date="2019-11-21T22:13:00Z">
              <w:tcPr>
                <w:tcW w:w="0" w:type="auto"/>
                <w:tcMar>
                  <w:top w:w="30" w:type="dxa"/>
                  <w:left w:w="30" w:type="dxa"/>
                  <w:bottom w:w="20" w:type="dxa"/>
                  <w:right w:w="30" w:type="dxa"/>
                </w:tcMar>
              </w:tcPr>
            </w:tcPrChange>
          </w:tcPr>
          <w:p w14:paraId="0FCB7DA0" w14:textId="77777777" w:rsidR="00FA5C19" w:rsidRDefault="00FA5C19"/>
        </w:tc>
        <w:tc>
          <w:tcPr>
            <w:tcW w:w="0" w:type="auto"/>
            <w:tcMar>
              <w:top w:w="30" w:type="dxa"/>
              <w:left w:w="30" w:type="dxa"/>
              <w:bottom w:w="20" w:type="dxa"/>
              <w:right w:w="30" w:type="dxa"/>
            </w:tcMar>
            <w:tcPrChange w:id="1052" w:author="Lo Yuen San, Sandy (non-empl)" w:date="2019-11-21T22:13:00Z">
              <w:tcPr>
                <w:tcW w:w="0" w:type="auto"/>
                <w:gridSpan w:val="2"/>
                <w:tcMar>
                  <w:top w:w="30" w:type="dxa"/>
                  <w:left w:w="30" w:type="dxa"/>
                  <w:bottom w:w="20" w:type="dxa"/>
                  <w:right w:w="30" w:type="dxa"/>
                </w:tcMar>
              </w:tcPr>
            </w:tcPrChange>
          </w:tcPr>
          <w:p w14:paraId="0C9F2E95" w14:textId="77777777" w:rsidR="00FA5C19" w:rsidRDefault="006D6C31">
            <w:r>
              <w:rPr>
                <w:rFonts w:ascii="Calibri" w:eastAsia="PMingLiU" w:hAnsi="Calibri" w:cs="Arial"/>
              </w:rPr>
              <w:t>Collateral</w:t>
            </w:r>
          </w:p>
          <w:p w14:paraId="51CABA3B" w14:textId="77777777" w:rsidR="00FA5C19" w:rsidRDefault="006D6C31">
            <w:r>
              <w:rPr>
                <w:rFonts w:ascii="Calibri" w:eastAsia="PMingLiU" w:hAnsi="Calibri" w:cs="Arial"/>
              </w:rPr>
              <w:t>Percentage</w:t>
            </w:r>
          </w:p>
        </w:tc>
        <w:tc>
          <w:tcPr>
            <w:tcW w:w="0" w:type="auto"/>
            <w:tcMar>
              <w:top w:w="30" w:type="dxa"/>
              <w:left w:w="30" w:type="dxa"/>
              <w:bottom w:w="20" w:type="dxa"/>
              <w:right w:w="30" w:type="dxa"/>
            </w:tcMar>
            <w:tcPrChange w:id="1053" w:author="Lo Yuen San, Sandy (non-empl)" w:date="2019-11-21T22:13:00Z">
              <w:tcPr>
                <w:tcW w:w="0" w:type="auto"/>
                <w:gridSpan w:val="2"/>
                <w:tcMar>
                  <w:top w:w="30" w:type="dxa"/>
                  <w:left w:w="30" w:type="dxa"/>
                  <w:bottom w:w="20" w:type="dxa"/>
                  <w:right w:w="30" w:type="dxa"/>
                </w:tcMar>
              </w:tcPr>
            </w:tcPrChange>
          </w:tcPr>
          <w:p w14:paraId="69575ACC" w14:textId="77777777" w:rsidR="00FA5C19" w:rsidRDefault="006D6C31">
            <w:r>
              <w:rPr>
                <w:rFonts w:ascii="Calibri" w:eastAsia="PMingLiU" w:hAnsi="Calibri" w:cs="Arial"/>
              </w:rPr>
              <w:t>Guarantee</w:t>
            </w:r>
          </w:p>
          <w:p w14:paraId="57433D7E" w14:textId="77777777" w:rsidR="00FA5C19" w:rsidRDefault="006D6C31">
            <w:r>
              <w:rPr>
                <w:rFonts w:ascii="Calibri" w:eastAsia="PMingLiU" w:hAnsi="Calibri" w:cs="Arial"/>
              </w:rPr>
              <w:t>Percentage</w:t>
            </w:r>
          </w:p>
        </w:tc>
        <w:tc>
          <w:tcPr>
            <w:tcW w:w="0" w:type="auto"/>
            <w:tcMar>
              <w:top w:w="30" w:type="dxa"/>
              <w:left w:w="30" w:type="dxa"/>
              <w:bottom w:w="20" w:type="dxa"/>
              <w:right w:w="30" w:type="dxa"/>
            </w:tcMar>
            <w:tcPrChange w:id="1054" w:author="Lo Yuen San, Sandy (non-empl)" w:date="2019-11-21T22:13:00Z">
              <w:tcPr>
                <w:tcW w:w="0" w:type="auto"/>
                <w:gridSpan w:val="2"/>
                <w:tcMar>
                  <w:top w:w="30" w:type="dxa"/>
                  <w:left w:w="30" w:type="dxa"/>
                  <w:bottom w:w="20" w:type="dxa"/>
                  <w:right w:w="30" w:type="dxa"/>
                </w:tcMar>
              </w:tcPr>
            </w:tcPrChange>
          </w:tcPr>
          <w:p w14:paraId="499AEE81" w14:textId="77777777" w:rsidR="00FA5C19" w:rsidRDefault="006D6C31">
            <w:r>
              <w:rPr>
                <w:rFonts w:ascii="Calibri" w:eastAsia="PMingLiU" w:hAnsi="Calibri" w:cs="Arial"/>
              </w:rPr>
              <w:t>GUARANTEE_PERCENTAGE</w:t>
            </w:r>
          </w:p>
        </w:tc>
        <w:tc>
          <w:tcPr>
            <w:tcW w:w="0" w:type="auto"/>
            <w:tcMar>
              <w:top w:w="30" w:type="dxa"/>
              <w:left w:w="30" w:type="dxa"/>
              <w:bottom w:w="20" w:type="dxa"/>
              <w:right w:w="30" w:type="dxa"/>
            </w:tcMar>
            <w:tcPrChange w:id="1055" w:author="Lo Yuen San, Sandy (non-empl)" w:date="2019-11-21T22:13:00Z">
              <w:tcPr>
                <w:tcW w:w="0" w:type="auto"/>
                <w:gridSpan w:val="2"/>
                <w:tcMar>
                  <w:top w:w="30" w:type="dxa"/>
                  <w:left w:w="30" w:type="dxa"/>
                  <w:bottom w:w="20" w:type="dxa"/>
                  <w:right w:w="30" w:type="dxa"/>
                </w:tcMar>
              </w:tcPr>
            </w:tcPrChange>
          </w:tcPr>
          <w:p w14:paraId="57BC9BA3" w14:textId="77777777" w:rsidR="00FA5C19" w:rsidRDefault="006D6C31">
            <w:r>
              <w:rPr>
                <w:rFonts w:ascii="Calibri" w:eastAsia="PMingLiU" w:hAnsi="Calibri" w:cs="Arial"/>
              </w:rPr>
              <w:t>GUARANTEE_PERCENTAGE</w:t>
            </w:r>
          </w:p>
        </w:tc>
      </w:tr>
      <w:tr w:rsidR="00FA5C19" w14:paraId="51519C17" w14:textId="77777777" w:rsidTr="00FA5C19">
        <w:tblPrEx>
          <w:tblW w:w="5000" w:type="pct"/>
          <w:tblLook w:val="0020" w:firstRow="1" w:lastRow="0" w:firstColumn="0" w:lastColumn="0" w:noHBand="0" w:noVBand="0"/>
          <w:tblPrExChange w:id="1056"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57" w:author="Lo Yuen San, Sandy (non-empl)" w:date="2019-11-21T22:13:00Z">
              <w:tcPr>
                <w:tcW w:w="0" w:type="auto"/>
                <w:gridSpan w:val="2"/>
                <w:tcMar>
                  <w:top w:w="30" w:type="dxa"/>
                  <w:left w:w="30" w:type="dxa"/>
                  <w:bottom w:w="20" w:type="dxa"/>
                  <w:right w:w="30" w:type="dxa"/>
                </w:tcMar>
              </w:tcPr>
            </w:tcPrChange>
          </w:tcPr>
          <w:p w14:paraId="458EB56F" w14:textId="77777777" w:rsidR="00FA5C19" w:rsidRDefault="006D6C31">
            <w:r>
              <w:rPr>
                <w:rFonts w:ascii="Calibri" w:eastAsia="PMingLiU" w:hAnsi="Calibri" w:cs="Arial"/>
              </w:rPr>
              <w:t>import_source</w:t>
            </w:r>
          </w:p>
        </w:tc>
        <w:tc>
          <w:tcPr>
            <w:tcW w:w="0" w:type="auto"/>
            <w:tcMar>
              <w:top w:w="30" w:type="dxa"/>
              <w:left w:w="30" w:type="dxa"/>
              <w:bottom w:w="20" w:type="dxa"/>
              <w:right w:w="30" w:type="dxa"/>
            </w:tcMar>
            <w:tcPrChange w:id="1058" w:author="Lo Yuen San, Sandy (non-empl)" w:date="2019-11-21T22:13:00Z">
              <w:tcPr>
                <w:tcW w:w="0" w:type="auto"/>
                <w:tcMar>
                  <w:top w:w="30" w:type="dxa"/>
                  <w:left w:w="30" w:type="dxa"/>
                  <w:bottom w:w="20" w:type="dxa"/>
                  <w:right w:w="30" w:type="dxa"/>
                </w:tcMar>
              </w:tcPr>
            </w:tcPrChange>
          </w:tcPr>
          <w:p w14:paraId="0ED32A96" w14:textId="77777777" w:rsidR="00FA5C19" w:rsidRDefault="00FA5C19"/>
        </w:tc>
        <w:tc>
          <w:tcPr>
            <w:tcW w:w="0" w:type="auto"/>
            <w:tcMar>
              <w:top w:w="30" w:type="dxa"/>
              <w:left w:w="30" w:type="dxa"/>
              <w:bottom w:w="20" w:type="dxa"/>
              <w:right w:w="30" w:type="dxa"/>
            </w:tcMar>
            <w:tcPrChange w:id="1059" w:author="Lo Yuen San, Sandy (non-empl)" w:date="2019-11-21T22:13:00Z">
              <w:tcPr>
                <w:tcW w:w="0" w:type="auto"/>
                <w:gridSpan w:val="2"/>
                <w:tcMar>
                  <w:top w:w="30" w:type="dxa"/>
                  <w:left w:w="30" w:type="dxa"/>
                  <w:bottom w:w="20" w:type="dxa"/>
                  <w:right w:w="30" w:type="dxa"/>
                </w:tcMar>
              </w:tcPr>
            </w:tcPrChange>
          </w:tcPr>
          <w:p w14:paraId="56156600" w14:textId="77777777" w:rsidR="00FA5C19" w:rsidRDefault="00FA5C19"/>
        </w:tc>
        <w:tc>
          <w:tcPr>
            <w:tcW w:w="0" w:type="auto"/>
            <w:tcMar>
              <w:top w:w="30" w:type="dxa"/>
              <w:left w:w="30" w:type="dxa"/>
              <w:bottom w:w="20" w:type="dxa"/>
              <w:right w:w="30" w:type="dxa"/>
            </w:tcMar>
            <w:tcPrChange w:id="1060" w:author="Lo Yuen San, Sandy (non-empl)" w:date="2019-11-21T22:13:00Z">
              <w:tcPr>
                <w:tcW w:w="0" w:type="auto"/>
                <w:gridSpan w:val="2"/>
                <w:tcMar>
                  <w:top w:w="30" w:type="dxa"/>
                  <w:left w:w="30" w:type="dxa"/>
                  <w:bottom w:w="20" w:type="dxa"/>
                  <w:right w:w="30" w:type="dxa"/>
                </w:tcMar>
              </w:tcPr>
            </w:tcPrChange>
          </w:tcPr>
          <w:p w14:paraId="0DF6FFF8" w14:textId="77777777" w:rsidR="00FA5C19" w:rsidRDefault="00FA5C19"/>
        </w:tc>
        <w:tc>
          <w:tcPr>
            <w:tcW w:w="0" w:type="auto"/>
            <w:tcMar>
              <w:top w:w="30" w:type="dxa"/>
              <w:left w:w="30" w:type="dxa"/>
              <w:bottom w:w="20" w:type="dxa"/>
              <w:right w:w="30" w:type="dxa"/>
            </w:tcMar>
            <w:tcPrChange w:id="1061" w:author="Lo Yuen San, Sandy (non-empl)" w:date="2019-11-21T22:13:00Z">
              <w:tcPr>
                <w:tcW w:w="0" w:type="auto"/>
                <w:gridSpan w:val="2"/>
                <w:tcMar>
                  <w:top w:w="30" w:type="dxa"/>
                  <w:left w:w="30" w:type="dxa"/>
                  <w:bottom w:w="20" w:type="dxa"/>
                  <w:right w:w="30" w:type="dxa"/>
                </w:tcMar>
              </w:tcPr>
            </w:tcPrChange>
          </w:tcPr>
          <w:p w14:paraId="57C68B22" w14:textId="77777777" w:rsidR="00FA5C19" w:rsidRDefault="006D6C31">
            <w:r>
              <w:rPr>
                <w:rFonts w:ascii="Calibri" w:eastAsia="PMingLiU" w:hAnsi="Calibri" w:cs="Arial"/>
              </w:rPr>
              <w:t>IMPORT_SOURCE</w:t>
            </w:r>
          </w:p>
        </w:tc>
        <w:tc>
          <w:tcPr>
            <w:tcW w:w="0" w:type="auto"/>
            <w:tcMar>
              <w:top w:w="30" w:type="dxa"/>
              <w:left w:w="30" w:type="dxa"/>
              <w:bottom w:w="20" w:type="dxa"/>
              <w:right w:w="30" w:type="dxa"/>
            </w:tcMar>
            <w:tcPrChange w:id="1062" w:author="Lo Yuen San, Sandy (non-empl)" w:date="2019-11-21T22:13:00Z">
              <w:tcPr>
                <w:tcW w:w="0" w:type="auto"/>
                <w:gridSpan w:val="2"/>
                <w:tcMar>
                  <w:top w:w="30" w:type="dxa"/>
                  <w:left w:w="30" w:type="dxa"/>
                  <w:bottom w:w="20" w:type="dxa"/>
                  <w:right w:w="30" w:type="dxa"/>
                </w:tcMar>
              </w:tcPr>
            </w:tcPrChange>
          </w:tcPr>
          <w:p w14:paraId="76D48079" w14:textId="77777777" w:rsidR="00FA5C19" w:rsidRDefault="006D6C31">
            <w:r>
              <w:rPr>
                <w:rFonts w:ascii="Calibri" w:eastAsia="PMingLiU" w:hAnsi="Calibri" w:cs="Arial"/>
              </w:rPr>
              <w:t>IMPORT_SOURCE</w:t>
            </w:r>
          </w:p>
        </w:tc>
      </w:tr>
      <w:tr w:rsidR="00FA5C19" w14:paraId="1976667A" w14:textId="77777777" w:rsidTr="00FA5C19">
        <w:tc>
          <w:tcPr>
            <w:tcW w:w="0" w:type="auto"/>
            <w:tcMar>
              <w:top w:w="30" w:type="dxa"/>
              <w:left w:w="30" w:type="dxa"/>
              <w:bottom w:w="20" w:type="dxa"/>
              <w:right w:w="30" w:type="dxa"/>
            </w:tcMar>
          </w:tcPr>
          <w:p w14:paraId="42DDFB31" w14:textId="77777777" w:rsidR="00FA5C19" w:rsidRDefault="006D6C31">
            <w:r>
              <w:rPr>
                <w:rFonts w:ascii="Calibri" w:eastAsia="PMingLiU" w:hAnsi="Calibri" w:cs="Arial"/>
              </w:rPr>
              <w:t>joint</w:t>
            </w:r>
          </w:p>
        </w:tc>
        <w:tc>
          <w:tcPr>
            <w:tcW w:w="0" w:type="auto"/>
            <w:tcMar>
              <w:top w:w="30" w:type="dxa"/>
              <w:left w:w="30" w:type="dxa"/>
              <w:bottom w:w="20" w:type="dxa"/>
              <w:right w:w="30" w:type="dxa"/>
            </w:tcMar>
          </w:tcPr>
          <w:p w14:paraId="58FA62A9" w14:textId="77777777" w:rsidR="00FA5C19" w:rsidRDefault="006D6C31">
            <w:r>
              <w:rPr>
                <w:rFonts w:ascii="Calibri" w:eastAsia="PMingLiU" w:hAnsi="Calibri" w:cs="Arial"/>
              </w:rPr>
              <w:t>Joint</w:t>
            </w:r>
          </w:p>
        </w:tc>
        <w:tc>
          <w:tcPr>
            <w:tcW w:w="0" w:type="auto"/>
            <w:tcMar>
              <w:top w:w="30" w:type="dxa"/>
              <w:left w:w="30" w:type="dxa"/>
              <w:bottom w:w="20" w:type="dxa"/>
              <w:right w:w="30" w:type="dxa"/>
            </w:tcMar>
          </w:tcPr>
          <w:p w14:paraId="18A7E1C3" w14:textId="77777777" w:rsidR="00FA5C19" w:rsidRDefault="00FA5C19"/>
        </w:tc>
        <w:tc>
          <w:tcPr>
            <w:tcW w:w="0" w:type="auto"/>
            <w:tcMar>
              <w:top w:w="30" w:type="dxa"/>
              <w:left w:w="30" w:type="dxa"/>
              <w:bottom w:w="20" w:type="dxa"/>
              <w:right w:w="30" w:type="dxa"/>
            </w:tcMar>
          </w:tcPr>
          <w:p w14:paraId="7B8CACAF" w14:textId="77777777" w:rsidR="00FA5C19" w:rsidRDefault="006D6C31">
            <w:r>
              <w:rPr>
                <w:rFonts w:ascii="Calibri" w:eastAsia="PMingLiU" w:hAnsi="Calibri" w:cs="Arial"/>
              </w:rPr>
              <w:t>Joint (Multiple Guarantees)</w:t>
            </w:r>
          </w:p>
        </w:tc>
        <w:tc>
          <w:tcPr>
            <w:tcW w:w="0" w:type="auto"/>
            <w:tcMar>
              <w:top w:w="30" w:type="dxa"/>
              <w:left w:w="30" w:type="dxa"/>
              <w:bottom w:w="20" w:type="dxa"/>
              <w:right w:w="30" w:type="dxa"/>
            </w:tcMar>
          </w:tcPr>
          <w:p w14:paraId="5EC9B447" w14:textId="77777777" w:rsidR="00FA5C19" w:rsidRDefault="006D6C31">
            <w:r>
              <w:rPr>
                <w:rFonts w:ascii="Calibri" w:eastAsia="PMingLiU" w:hAnsi="Calibri" w:cs="Arial"/>
              </w:rPr>
              <w:t>Hard code to 'F'</w:t>
            </w:r>
          </w:p>
        </w:tc>
        <w:tc>
          <w:tcPr>
            <w:tcW w:w="0" w:type="auto"/>
            <w:tcMar>
              <w:top w:w="30" w:type="dxa"/>
              <w:left w:w="30" w:type="dxa"/>
              <w:bottom w:w="20" w:type="dxa"/>
              <w:right w:w="30" w:type="dxa"/>
            </w:tcMar>
          </w:tcPr>
          <w:p w14:paraId="7B15E79F" w14:textId="77777777" w:rsidR="00FA5C19" w:rsidRDefault="006D6C31">
            <w:pPr>
              <w:rPr>
                <w:ins w:id="1063" w:author="Lo Yuen San, Sandy (non-empl)" w:date="2019-11-21T22:13:00Z"/>
              </w:rPr>
            </w:pPr>
            <w:r>
              <w:rPr>
                <w:rFonts w:ascii="Calibri" w:eastAsia="PMingLiU" w:hAnsi="Calibri" w:cs="Arial"/>
              </w:rPr>
              <w:t>DIM20</w:t>
            </w:r>
          </w:p>
          <w:p w14:paraId="1263CB2E" w14:textId="77777777" w:rsidR="00FA5C19" w:rsidRDefault="006D6C31">
            <w:ins w:id="1064" w:author="Lo Yuen San, Sandy (non-empl)" w:date="2019-11-21T22:13:00Z">
              <w:r>
                <w:rPr>
                  <w:rFonts w:ascii="Calibri" w:eastAsia="PMingLiU" w:hAnsi="Calibri" w:cs="Arial"/>
                </w:rPr>
                <w:t>(additional field for ECL calculator remark)</w:t>
              </w:r>
            </w:ins>
          </w:p>
        </w:tc>
      </w:tr>
      <w:tr w:rsidR="00FA5C19" w14:paraId="14ABC807" w14:textId="77777777" w:rsidTr="00FA5C19">
        <w:tblPrEx>
          <w:tblW w:w="5000" w:type="pct"/>
          <w:tblLook w:val="0020" w:firstRow="1" w:lastRow="0" w:firstColumn="0" w:lastColumn="0" w:noHBand="0" w:noVBand="0"/>
          <w:tblPrExChange w:id="1065"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66" w:author="Lo Yuen San, Sandy (non-empl)" w:date="2019-11-21T22:13:00Z">
              <w:tcPr>
                <w:tcW w:w="0" w:type="auto"/>
                <w:gridSpan w:val="2"/>
                <w:tcMar>
                  <w:top w:w="30" w:type="dxa"/>
                  <w:left w:w="30" w:type="dxa"/>
                  <w:bottom w:w="20" w:type="dxa"/>
                  <w:right w:w="30" w:type="dxa"/>
                </w:tcMar>
              </w:tcPr>
            </w:tcPrChange>
          </w:tcPr>
          <w:p w14:paraId="6E4603B9" w14:textId="77777777" w:rsidR="00FA5C19" w:rsidRDefault="006D6C31">
            <w:r>
              <w:rPr>
                <w:rFonts w:ascii="Calibri" w:eastAsia="PMingLiU" w:hAnsi="Calibri" w:cs="Arial"/>
              </w:rPr>
              <w:t>link_to_borrower</w:t>
            </w:r>
          </w:p>
        </w:tc>
        <w:tc>
          <w:tcPr>
            <w:tcW w:w="0" w:type="auto"/>
            <w:tcMar>
              <w:top w:w="30" w:type="dxa"/>
              <w:left w:w="30" w:type="dxa"/>
              <w:bottom w:w="20" w:type="dxa"/>
              <w:right w:w="30" w:type="dxa"/>
            </w:tcMar>
            <w:tcPrChange w:id="1067" w:author="Lo Yuen San, Sandy (non-empl)" w:date="2019-11-21T22:13:00Z">
              <w:tcPr>
                <w:tcW w:w="0" w:type="auto"/>
                <w:tcMar>
                  <w:top w:w="30" w:type="dxa"/>
                  <w:left w:w="30" w:type="dxa"/>
                  <w:bottom w:w="20" w:type="dxa"/>
                  <w:right w:w="30" w:type="dxa"/>
                </w:tcMar>
              </w:tcPr>
            </w:tcPrChange>
          </w:tcPr>
          <w:p w14:paraId="0F09D343" w14:textId="77777777" w:rsidR="00FA5C19" w:rsidRDefault="00FA5C19"/>
        </w:tc>
        <w:tc>
          <w:tcPr>
            <w:tcW w:w="0" w:type="auto"/>
            <w:tcMar>
              <w:top w:w="30" w:type="dxa"/>
              <w:left w:w="30" w:type="dxa"/>
              <w:bottom w:w="20" w:type="dxa"/>
              <w:right w:w="30" w:type="dxa"/>
            </w:tcMar>
            <w:tcPrChange w:id="1068" w:author="Lo Yuen San, Sandy (non-empl)" w:date="2019-11-21T22:13:00Z">
              <w:tcPr>
                <w:tcW w:w="0" w:type="auto"/>
                <w:gridSpan w:val="2"/>
                <w:tcMar>
                  <w:top w:w="30" w:type="dxa"/>
                  <w:left w:w="30" w:type="dxa"/>
                  <w:bottom w:w="20" w:type="dxa"/>
                  <w:right w:w="30" w:type="dxa"/>
                </w:tcMar>
              </w:tcPr>
            </w:tcPrChange>
          </w:tcPr>
          <w:p w14:paraId="06FA58FB" w14:textId="77777777" w:rsidR="00FA5C19" w:rsidRDefault="006D6C31">
            <w:r>
              <w:rPr>
                <w:rFonts w:ascii="Calibri" w:eastAsia="PMingLiU" w:hAnsi="Calibri" w:cs="Arial"/>
              </w:rPr>
              <w:t>Link to Borrower</w:t>
            </w:r>
          </w:p>
        </w:tc>
        <w:tc>
          <w:tcPr>
            <w:tcW w:w="0" w:type="auto"/>
            <w:tcMar>
              <w:top w:w="30" w:type="dxa"/>
              <w:left w:w="30" w:type="dxa"/>
              <w:bottom w:w="20" w:type="dxa"/>
              <w:right w:w="30" w:type="dxa"/>
            </w:tcMar>
            <w:tcPrChange w:id="1069" w:author="Lo Yuen San, Sandy (non-empl)" w:date="2019-11-21T22:13:00Z">
              <w:tcPr>
                <w:tcW w:w="0" w:type="auto"/>
                <w:gridSpan w:val="2"/>
                <w:tcMar>
                  <w:top w:w="30" w:type="dxa"/>
                  <w:left w:w="30" w:type="dxa"/>
                  <w:bottom w:w="20" w:type="dxa"/>
                  <w:right w:w="30" w:type="dxa"/>
                </w:tcMar>
              </w:tcPr>
            </w:tcPrChange>
          </w:tcPr>
          <w:p w14:paraId="4D344C08" w14:textId="77777777" w:rsidR="00FA5C19" w:rsidRDefault="006D6C31">
            <w:r>
              <w:rPr>
                <w:rFonts w:ascii="Calibri" w:eastAsia="PMingLiU" w:hAnsi="Calibri" w:cs="Arial"/>
              </w:rPr>
              <w:t>Link to Borrower</w:t>
            </w:r>
          </w:p>
        </w:tc>
        <w:tc>
          <w:tcPr>
            <w:tcW w:w="0" w:type="auto"/>
            <w:tcMar>
              <w:top w:w="30" w:type="dxa"/>
              <w:left w:w="30" w:type="dxa"/>
              <w:bottom w:w="20" w:type="dxa"/>
              <w:right w:w="30" w:type="dxa"/>
            </w:tcMar>
            <w:tcPrChange w:id="1070" w:author="Lo Yuen San, Sandy (non-empl)" w:date="2019-11-21T22:13:00Z">
              <w:tcPr>
                <w:tcW w:w="0" w:type="auto"/>
                <w:gridSpan w:val="2"/>
                <w:tcMar>
                  <w:top w:w="30" w:type="dxa"/>
                  <w:left w:w="30" w:type="dxa"/>
                  <w:bottom w:w="20" w:type="dxa"/>
                  <w:right w:w="30" w:type="dxa"/>
                </w:tcMar>
              </w:tcPr>
            </w:tcPrChange>
          </w:tcPr>
          <w:p w14:paraId="6A55A73F" w14:textId="77777777" w:rsidR="00FA5C19" w:rsidRDefault="006D6C31">
            <w:r>
              <w:rPr>
                <w:rFonts w:ascii="Calibri" w:eastAsia="PMingLiU" w:hAnsi="Calibri" w:cs="Arial"/>
              </w:rPr>
              <w:t>COLLATERAL_MODE</w:t>
            </w:r>
          </w:p>
        </w:tc>
        <w:tc>
          <w:tcPr>
            <w:tcW w:w="0" w:type="auto"/>
            <w:tcMar>
              <w:top w:w="30" w:type="dxa"/>
              <w:left w:w="30" w:type="dxa"/>
              <w:bottom w:w="20" w:type="dxa"/>
              <w:right w:w="30" w:type="dxa"/>
            </w:tcMar>
            <w:tcPrChange w:id="1071" w:author="Lo Yuen San, Sandy (non-empl)" w:date="2019-11-21T22:13:00Z">
              <w:tcPr>
                <w:tcW w:w="0" w:type="auto"/>
                <w:gridSpan w:val="2"/>
                <w:tcMar>
                  <w:top w:w="30" w:type="dxa"/>
                  <w:left w:w="30" w:type="dxa"/>
                  <w:bottom w:w="20" w:type="dxa"/>
                  <w:right w:w="30" w:type="dxa"/>
                </w:tcMar>
              </w:tcPr>
            </w:tcPrChange>
          </w:tcPr>
          <w:p w14:paraId="72FDFBA4" w14:textId="77777777" w:rsidR="00FA5C19" w:rsidRDefault="006D6C31">
            <w:r>
              <w:rPr>
                <w:rFonts w:ascii="Calibri" w:eastAsia="PMingLiU" w:hAnsi="Calibri" w:cs="Arial"/>
              </w:rPr>
              <w:t>COLLATERAL_MODE</w:t>
            </w:r>
          </w:p>
        </w:tc>
      </w:tr>
      <w:tr w:rsidR="00FA5C19" w14:paraId="7A83C874" w14:textId="77777777" w:rsidTr="00FA5C19">
        <w:tblPrEx>
          <w:tblW w:w="5000" w:type="pct"/>
          <w:tblLook w:val="0020" w:firstRow="1" w:lastRow="0" w:firstColumn="0" w:lastColumn="0" w:noHBand="0" w:noVBand="0"/>
          <w:tblPrExChange w:id="1072"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73" w:author="Lo Yuen San, Sandy (non-empl)" w:date="2019-11-21T22:13:00Z">
              <w:tcPr>
                <w:tcW w:w="0" w:type="auto"/>
                <w:gridSpan w:val="2"/>
                <w:tcMar>
                  <w:top w:w="30" w:type="dxa"/>
                  <w:left w:w="30" w:type="dxa"/>
                  <w:bottom w:w="20" w:type="dxa"/>
                  <w:right w:w="30" w:type="dxa"/>
                </w:tcMar>
              </w:tcPr>
            </w:tcPrChange>
          </w:tcPr>
          <w:p w14:paraId="1D257B5A" w14:textId="77777777" w:rsidR="00FA5C19" w:rsidRDefault="006D6C31">
            <w:r>
              <w:rPr>
                <w:rFonts w:ascii="Calibri" w:eastAsia="PMingLiU" w:hAnsi="Calibri" w:cs="Arial"/>
              </w:rPr>
              <w:t>reference</w:t>
            </w:r>
          </w:p>
        </w:tc>
        <w:tc>
          <w:tcPr>
            <w:tcW w:w="0" w:type="auto"/>
            <w:tcMar>
              <w:top w:w="30" w:type="dxa"/>
              <w:left w:w="30" w:type="dxa"/>
              <w:bottom w:w="20" w:type="dxa"/>
              <w:right w:w="30" w:type="dxa"/>
            </w:tcMar>
            <w:tcPrChange w:id="1074" w:author="Lo Yuen San, Sandy (non-empl)" w:date="2019-11-21T22:13:00Z">
              <w:tcPr>
                <w:tcW w:w="0" w:type="auto"/>
                <w:tcMar>
                  <w:top w:w="30" w:type="dxa"/>
                  <w:left w:w="30" w:type="dxa"/>
                  <w:bottom w:w="20" w:type="dxa"/>
                  <w:right w:w="30" w:type="dxa"/>
                </w:tcMar>
              </w:tcPr>
            </w:tcPrChange>
          </w:tcPr>
          <w:p w14:paraId="41F9F81F" w14:textId="77777777" w:rsidR="00FA5C19" w:rsidRDefault="006D6C31">
            <w:r>
              <w:rPr>
                <w:rFonts w:ascii="Calibri" w:eastAsia="PMingLiU" w:hAnsi="Calibri" w:cs="Arial"/>
              </w:rPr>
              <w:t>Reference</w:t>
            </w:r>
          </w:p>
        </w:tc>
        <w:tc>
          <w:tcPr>
            <w:tcW w:w="0" w:type="auto"/>
            <w:tcMar>
              <w:top w:w="30" w:type="dxa"/>
              <w:left w:w="30" w:type="dxa"/>
              <w:bottom w:w="20" w:type="dxa"/>
              <w:right w:w="30" w:type="dxa"/>
            </w:tcMar>
            <w:tcPrChange w:id="1075" w:author="Lo Yuen San, Sandy (non-empl)" w:date="2019-11-21T22:13:00Z">
              <w:tcPr>
                <w:tcW w:w="0" w:type="auto"/>
                <w:gridSpan w:val="2"/>
                <w:tcMar>
                  <w:top w:w="30" w:type="dxa"/>
                  <w:left w:w="30" w:type="dxa"/>
                  <w:bottom w:w="20" w:type="dxa"/>
                  <w:right w:w="30" w:type="dxa"/>
                </w:tcMar>
              </w:tcPr>
            </w:tcPrChange>
          </w:tcPr>
          <w:p w14:paraId="2DB0A198" w14:textId="77777777" w:rsidR="00FA5C19" w:rsidRDefault="006D6C31">
            <w:r>
              <w:rPr>
                <w:rFonts w:ascii="Calibri" w:eastAsia="PMingLiU" w:hAnsi="Calibri" w:cs="Arial"/>
              </w:rPr>
              <w:t>Reference</w:t>
            </w:r>
          </w:p>
        </w:tc>
        <w:tc>
          <w:tcPr>
            <w:tcW w:w="0" w:type="auto"/>
            <w:tcMar>
              <w:top w:w="30" w:type="dxa"/>
              <w:left w:w="30" w:type="dxa"/>
              <w:bottom w:w="20" w:type="dxa"/>
              <w:right w:w="30" w:type="dxa"/>
            </w:tcMar>
            <w:tcPrChange w:id="1076" w:author="Lo Yuen San, Sandy (non-empl)" w:date="2019-11-21T22:13:00Z">
              <w:tcPr>
                <w:tcW w:w="0" w:type="auto"/>
                <w:gridSpan w:val="2"/>
                <w:tcMar>
                  <w:top w:w="30" w:type="dxa"/>
                  <w:left w:w="30" w:type="dxa"/>
                  <w:bottom w:w="20" w:type="dxa"/>
                  <w:right w:w="30" w:type="dxa"/>
                </w:tcMar>
              </w:tcPr>
            </w:tcPrChange>
          </w:tcPr>
          <w:p w14:paraId="6C340002" w14:textId="77777777" w:rsidR="00FA5C19" w:rsidRDefault="006D6C31">
            <w:r>
              <w:rPr>
                <w:rFonts w:ascii="Calibri" w:eastAsia="PMingLiU" w:hAnsi="Calibri" w:cs="Arial"/>
              </w:rPr>
              <w:t>Reference</w:t>
            </w:r>
          </w:p>
        </w:tc>
        <w:tc>
          <w:tcPr>
            <w:tcW w:w="0" w:type="auto"/>
            <w:tcMar>
              <w:top w:w="30" w:type="dxa"/>
              <w:left w:w="30" w:type="dxa"/>
              <w:bottom w:w="20" w:type="dxa"/>
              <w:right w:w="30" w:type="dxa"/>
            </w:tcMar>
            <w:tcPrChange w:id="1077" w:author="Lo Yuen San, Sandy (non-empl)" w:date="2019-11-21T22:13:00Z">
              <w:tcPr>
                <w:tcW w:w="0" w:type="auto"/>
                <w:gridSpan w:val="2"/>
                <w:tcMar>
                  <w:top w:w="30" w:type="dxa"/>
                  <w:left w:w="30" w:type="dxa"/>
                  <w:bottom w:w="20" w:type="dxa"/>
                  <w:right w:w="30" w:type="dxa"/>
                </w:tcMar>
              </w:tcPr>
            </w:tcPrChange>
          </w:tcPr>
          <w:p w14:paraId="21F14AFC" w14:textId="77777777" w:rsidR="00FA5C19" w:rsidRDefault="006D6C31">
            <w:r>
              <w:rPr>
                <w:rFonts w:ascii="Calibri" w:eastAsia="PMingLiU" w:hAnsi="Calibri" w:cs="Arial"/>
              </w:rPr>
              <w:t>CONTRACT_REFERENCE</w:t>
            </w:r>
          </w:p>
        </w:tc>
        <w:tc>
          <w:tcPr>
            <w:tcW w:w="0" w:type="auto"/>
            <w:tcMar>
              <w:top w:w="30" w:type="dxa"/>
              <w:left w:w="30" w:type="dxa"/>
              <w:bottom w:w="20" w:type="dxa"/>
              <w:right w:w="30" w:type="dxa"/>
            </w:tcMar>
            <w:tcPrChange w:id="1078" w:author="Lo Yuen San, Sandy (non-empl)" w:date="2019-11-21T22:13:00Z">
              <w:tcPr>
                <w:tcW w:w="0" w:type="auto"/>
                <w:gridSpan w:val="2"/>
                <w:tcMar>
                  <w:top w:w="30" w:type="dxa"/>
                  <w:left w:w="30" w:type="dxa"/>
                  <w:bottom w:w="20" w:type="dxa"/>
                  <w:right w:w="30" w:type="dxa"/>
                </w:tcMar>
              </w:tcPr>
            </w:tcPrChange>
          </w:tcPr>
          <w:p w14:paraId="40D65B92" w14:textId="77777777" w:rsidR="00FA5C19" w:rsidRDefault="006D6C31">
            <w:r>
              <w:rPr>
                <w:rFonts w:ascii="Calibri" w:eastAsia="PMingLiU" w:hAnsi="Calibri" w:cs="Arial"/>
              </w:rPr>
              <w:t>CONTRACT_REFERENCE</w:t>
            </w:r>
          </w:p>
        </w:tc>
      </w:tr>
      <w:tr w:rsidR="00FA5C19" w14:paraId="41C8993B" w14:textId="77777777" w:rsidTr="00FA5C19">
        <w:tblPrEx>
          <w:tblW w:w="5000" w:type="pct"/>
          <w:tblLook w:val="0020" w:firstRow="1" w:lastRow="0" w:firstColumn="0" w:lastColumn="0" w:noHBand="0" w:noVBand="0"/>
          <w:tblPrExChange w:id="1079"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80" w:author="Lo Yuen San, Sandy (non-empl)" w:date="2019-11-21T22:13:00Z">
              <w:tcPr>
                <w:tcW w:w="0" w:type="auto"/>
                <w:gridSpan w:val="2"/>
                <w:tcMar>
                  <w:top w:w="30" w:type="dxa"/>
                  <w:left w:w="30" w:type="dxa"/>
                  <w:bottom w:w="20" w:type="dxa"/>
                  <w:right w:w="30" w:type="dxa"/>
                </w:tcMar>
              </w:tcPr>
            </w:tcPrChange>
          </w:tcPr>
          <w:p w14:paraId="2CADF0DE" w14:textId="77777777" w:rsidR="00FA5C19" w:rsidRDefault="006D6C31">
            <w:r>
              <w:rPr>
                <w:rFonts w:ascii="Calibri" w:eastAsia="PMingLiU" w:hAnsi="Calibri" w:cs="Arial"/>
              </w:rPr>
              <w:t>remaining_collateral</w:t>
            </w:r>
          </w:p>
        </w:tc>
        <w:tc>
          <w:tcPr>
            <w:tcW w:w="0" w:type="auto"/>
            <w:tcMar>
              <w:top w:w="30" w:type="dxa"/>
              <w:left w:w="30" w:type="dxa"/>
              <w:bottom w:w="20" w:type="dxa"/>
              <w:right w:w="30" w:type="dxa"/>
            </w:tcMar>
            <w:tcPrChange w:id="1081" w:author="Lo Yuen San, Sandy (non-empl)" w:date="2019-11-21T22:13:00Z">
              <w:tcPr>
                <w:tcW w:w="0" w:type="auto"/>
                <w:tcMar>
                  <w:top w:w="30" w:type="dxa"/>
                  <w:left w:w="30" w:type="dxa"/>
                  <w:bottom w:w="20" w:type="dxa"/>
                  <w:right w:w="30" w:type="dxa"/>
                </w:tcMar>
              </w:tcPr>
            </w:tcPrChange>
          </w:tcPr>
          <w:p w14:paraId="27FE4FB0" w14:textId="77777777" w:rsidR="00FA5C19" w:rsidRDefault="006D6C31">
            <w:r>
              <w:rPr>
                <w:rFonts w:ascii="Calibri" w:eastAsia="PMingLiU" w:hAnsi="Calibri" w:cs="Arial"/>
              </w:rPr>
              <w:t>Remaining Collateral</w:t>
            </w:r>
          </w:p>
        </w:tc>
        <w:tc>
          <w:tcPr>
            <w:tcW w:w="0" w:type="auto"/>
            <w:tcMar>
              <w:top w:w="30" w:type="dxa"/>
              <w:left w:w="30" w:type="dxa"/>
              <w:bottom w:w="20" w:type="dxa"/>
              <w:right w:w="30" w:type="dxa"/>
            </w:tcMar>
            <w:tcPrChange w:id="1082" w:author="Lo Yuen San, Sandy (non-empl)" w:date="2019-11-21T22:13:00Z">
              <w:tcPr>
                <w:tcW w:w="0" w:type="auto"/>
                <w:gridSpan w:val="2"/>
                <w:tcMar>
                  <w:top w:w="30" w:type="dxa"/>
                  <w:left w:w="30" w:type="dxa"/>
                  <w:bottom w:w="20" w:type="dxa"/>
                  <w:right w:w="30" w:type="dxa"/>
                </w:tcMar>
              </w:tcPr>
            </w:tcPrChange>
          </w:tcPr>
          <w:p w14:paraId="6243E103" w14:textId="77777777" w:rsidR="00FA5C19" w:rsidRDefault="00FA5C19"/>
        </w:tc>
        <w:tc>
          <w:tcPr>
            <w:tcW w:w="0" w:type="auto"/>
            <w:tcMar>
              <w:top w:w="30" w:type="dxa"/>
              <w:left w:w="30" w:type="dxa"/>
              <w:bottom w:w="20" w:type="dxa"/>
              <w:right w:w="30" w:type="dxa"/>
            </w:tcMar>
            <w:tcPrChange w:id="1083" w:author="Lo Yuen San, Sandy (non-empl)" w:date="2019-11-21T22:13:00Z">
              <w:tcPr>
                <w:tcW w:w="0" w:type="auto"/>
                <w:gridSpan w:val="2"/>
                <w:tcMar>
                  <w:top w:w="30" w:type="dxa"/>
                  <w:left w:w="30" w:type="dxa"/>
                  <w:bottom w:w="20" w:type="dxa"/>
                  <w:right w:w="30" w:type="dxa"/>
                </w:tcMar>
              </w:tcPr>
            </w:tcPrChange>
          </w:tcPr>
          <w:p w14:paraId="611C1444" w14:textId="77777777" w:rsidR="00FA5C19" w:rsidRDefault="00FA5C19"/>
        </w:tc>
        <w:tc>
          <w:tcPr>
            <w:tcW w:w="0" w:type="auto"/>
            <w:tcMar>
              <w:top w:w="30" w:type="dxa"/>
              <w:left w:w="30" w:type="dxa"/>
              <w:bottom w:w="20" w:type="dxa"/>
              <w:right w:w="30" w:type="dxa"/>
            </w:tcMar>
            <w:tcPrChange w:id="1084" w:author="Lo Yuen San, Sandy (non-empl)" w:date="2019-11-21T22:13:00Z">
              <w:tcPr>
                <w:tcW w:w="0" w:type="auto"/>
                <w:gridSpan w:val="2"/>
                <w:tcMar>
                  <w:top w:w="30" w:type="dxa"/>
                  <w:left w:w="30" w:type="dxa"/>
                  <w:bottom w:w="20" w:type="dxa"/>
                  <w:right w:w="30" w:type="dxa"/>
                </w:tcMar>
              </w:tcPr>
            </w:tcPrChange>
          </w:tcPr>
          <w:p w14:paraId="0D426F4A" w14:textId="77777777" w:rsidR="00FA5C19" w:rsidRDefault="006D6C31">
            <w:r>
              <w:rPr>
                <w:rFonts w:ascii="Calibri" w:eastAsia="PMingLiU" w:hAnsi="Calibri" w:cs="Arial"/>
              </w:rPr>
              <w:t>Left Join with PRICING_T_CDR value to get Remaining Collateral value. Applicable only to COLLATERAL Table.</w:t>
            </w:r>
          </w:p>
        </w:tc>
        <w:tc>
          <w:tcPr>
            <w:tcW w:w="0" w:type="auto"/>
            <w:tcMar>
              <w:top w:w="30" w:type="dxa"/>
              <w:left w:w="30" w:type="dxa"/>
              <w:bottom w:w="20" w:type="dxa"/>
              <w:right w:w="30" w:type="dxa"/>
            </w:tcMar>
            <w:tcPrChange w:id="1085" w:author="Lo Yuen San, Sandy (non-empl)" w:date="2019-11-21T22:13:00Z">
              <w:tcPr>
                <w:tcW w:w="0" w:type="auto"/>
                <w:gridSpan w:val="2"/>
                <w:tcMar>
                  <w:top w:w="30" w:type="dxa"/>
                  <w:left w:w="30" w:type="dxa"/>
                  <w:bottom w:w="20" w:type="dxa"/>
                  <w:right w:w="30" w:type="dxa"/>
                </w:tcMar>
              </w:tcPr>
            </w:tcPrChange>
          </w:tcPr>
          <w:p w14:paraId="48B423A7" w14:textId="77777777" w:rsidR="00FA5C19" w:rsidRDefault="006D6C31">
            <w:r>
              <w:rPr>
                <w:rFonts w:ascii="Calibri" w:eastAsia="PMingLiU" w:hAnsi="Calibri" w:cs="Arial"/>
              </w:rPr>
              <w:t>Hard Code to 0</w:t>
            </w:r>
          </w:p>
        </w:tc>
      </w:tr>
      <w:tr w:rsidR="00FA5C19" w14:paraId="778E424C" w14:textId="77777777" w:rsidTr="00FA5C19">
        <w:tblPrEx>
          <w:tblW w:w="5000" w:type="pct"/>
          <w:tblLook w:val="0020" w:firstRow="1" w:lastRow="0" w:firstColumn="0" w:lastColumn="0" w:noHBand="0" w:noVBand="0"/>
          <w:tblPrExChange w:id="1086"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87" w:author="Lo Yuen San, Sandy (non-empl)" w:date="2019-11-21T22:13:00Z">
              <w:tcPr>
                <w:tcW w:w="0" w:type="auto"/>
                <w:gridSpan w:val="2"/>
                <w:tcMar>
                  <w:top w:w="30" w:type="dxa"/>
                  <w:left w:w="30" w:type="dxa"/>
                  <w:bottom w:w="20" w:type="dxa"/>
                  <w:right w:w="30" w:type="dxa"/>
                </w:tcMar>
              </w:tcPr>
            </w:tcPrChange>
          </w:tcPr>
          <w:p w14:paraId="47AB44EC" w14:textId="77777777" w:rsidR="00FA5C19" w:rsidRDefault="006D6C31">
            <w:r>
              <w:rPr>
                <w:rFonts w:ascii="Calibri" w:eastAsia="PMingLiU" w:hAnsi="Calibri" w:cs="Arial"/>
              </w:rPr>
              <w:t>remark</w:t>
            </w:r>
          </w:p>
        </w:tc>
        <w:tc>
          <w:tcPr>
            <w:tcW w:w="0" w:type="auto"/>
            <w:tcMar>
              <w:top w:w="30" w:type="dxa"/>
              <w:left w:w="30" w:type="dxa"/>
              <w:bottom w:w="20" w:type="dxa"/>
              <w:right w:w="30" w:type="dxa"/>
            </w:tcMar>
            <w:tcPrChange w:id="1088" w:author="Lo Yuen San, Sandy (non-empl)" w:date="2019-11-21T22:13:00Z">
              <w:tcPr>
                <w:tcW w:w="0" w:type="auto"/>
                <w:tcMar>
                  <w:top w:w="30" w:type="dxa"/>
                  <w:left w:w="30" w:type="dxa"/>
                  <w:bottom w:w="20" w:type="dxa"/>
                  <w:right w:w="30" w:type="dxa"/>
                </w:tcMar>
              </w:tcPr>
            </w:tcPrChange>
          </w:tcPr>
          <w:p w14:paraId="107FFF6F" w14:textId="77777777" w:rsidR="00FA5C19" w:rsidRDefault="006D6C31">
            <w:r>
              <w:rPr>
                <w:rFonts w:ascii="Calibri" w:eastAsia="PMingLiU" w:hAnsi="Calibri" w:cs="Arial"/>
              </w:rPr>
              <w:t>Remark</w:t>
            </w:r>
          </w:p>
        </w:tc>
        <w:tc>
          <w:tcPr>
            <w:tcW w:w="0" w:type="auto"/>
            <w:tcMar>
              <w:top w:w="30" w:type="dxa"/>
              <w:left w:w="30" w:type="dxa"/>
              <w:bottom w:w="20" w:type="dxa"/>
              <w:right w:w="30" w:type="dxa"/>
            </w:tcMar>
            <w:tcPrChange w:id="1089" w:author="Lo Yuen San, Sandy (non-empl)" w:date="2019-11-21T22:13:00Z">
              <w:tcPr>
                <w:tcW w:w="0" w:type="auto"/>
                <w:gridSpan w:val="2"/>
                <w:tcMar>
                  <w:top w:w="30" w:type="dxa"/>
                  <w:left w:w="30" w:type="dxa"/>
                  <w:bottom w:w="20" w:type="dxa"/>
                  <w:right w:w="30" w:type="dxa"/>
                </w:tcMar>
              </w:tcPr>
            </w:tcPrChange>
          </w:tcPr>
          <w:p w14:paraId="1976F5CE" w14:textId="77777777" w:rsidR="00FA5C19" w:rsidRDefault="006D6C31">
            <w:r>
              <w:rPr>
                <w:rFonts w:ascii="Calibri" w:eastAsia="PMingLiU" w:hAnsi="Calibri" w:cs="Arial"/>
              </w:rPr>
              <w:t>Remark</w:t>
            </w:r>
          </w:p>
        </w:tc>
        <w:tc>
          <w:tcPr>
            <w:tcW w:w="0" w:type="auto"/>
            <w:tcMar>
              <w:top w:w="30" w:type="dxa"/>
              <w:left w:w="30" w:type="dxa"/>
              <w:bottom w:w="20" w:type="dxa"/>
              <w:right w:w="30" w:type="dxa"/>
            </w:tcMar>
            <w:tcPrChange w:id="1090" w:author="Lo Yuen San, Sandy (non-empl)" w:date="2019-11-21T22:13:00Z">
              <w:tcPr>
                <w:tcW w:w="0" w:type="auto"/>
                <w:gridSpan w:val="2"/>
                <w:tcMar>
                  <w:top w:w="30" w:type="dxa"/>
                  <w:left w:w="30" w:type="dxa"/>
                  <w:bottom w:w="20" w:type="dxa"/>
                  <w:right w:w="30" w:type="dxa"/>
                </w:tcMar>
              </w:tcPr>
            </w:tcPrChange>
          </w:tcPr>
          <w:p w14:paraId="03C0A752" w14:textId="77777777" w:rsidR="00FA5C19" w:rsidRDefault="006D6C31">
            <w:r>
              <w:rPr>
                <w:rFonts w:ascii="Calibri" w:eastAsia="PMingLiU" w:hAnsi="Calibri" w:cs="Arial"/>
              </w:rPr>
              <w:t>Remark</w:t>
            </w:r>
          </w:p>
        </w:tc>
        <w:tc>
          <w:tcPr>
            <w:tcW w:w="0" w:type="auto"/>
            <w:tcMar>
              <w:top w:w="30" w:type="dxa"/>
              <w:left w:w="30" w:type="dxa"/>
              <w:bottom w:w="20" w:type="dxa"/>
              <w:right w:w="30" w:type="dxa"/>
            </w:tcMar>
            <w:tcPrChange w:id="1091" w:author="Lo Yuen San, Sandy (non-empl)" w:date="2019-11-21T22:13:00Z">
              <w:tcPr>
                <w:tcW w:w="0" w:type="auto"/>
                <w:gridSpan w:val="2"/>
                <w:tcMar>
                  <w:top w:w="30" w:type="dxa"/>
                  <w:left w:w="30" w:type="dxa"/>
                  <w:bottom w:w="20" w:type="dxa"/>
                  <w:right w:w="30" w:type="dxa"/>
                </w:tcMar>
              </w:tcPr>
            </w:tcPrChange>
          </w:tcPr>
          <w:p w14:paraId="10DFB335" w14:textId="77777777" w:rsidR="00FA5C19" w:rsidRDefault="006D6C31">
            <w:r>
              <w:rPr>
                <w:rFonts w:ascii="Calibri" w:eastAsia="PMingLiU" w:hAnsi="Calibri" w:cs="Arial"/>
              </w:rPr>
              <w:t>ATTRIBUTE_20</w:t>
            </w:r>
          </w:p>
        </w:tc>
        <w:tc>
          <w:tcPr>
            <w:tcW w:w="0" w:type="auto"/>
            <w:tcMar>
              <w:top w:w="30" w:type="dxa"/>
              <w:left w:w="30" w:type="dxa"/>
              <w:bottom w:w="20" w:type="dxa"/>
              <w:right w:w="30" w:type="dxa"/>
            </w:tcMar>
            <w:tcPrChange w:id="1092" w:author="Lo Yuen San, Sandy (non-empl)" w:date="2019-11-21T22:13:00Z">
              <w:tcPr>
                <w:tcW w:w="0" w:type="auto"/>
                <w:gridSpan w:val="2"/>
                <w:tcMar>
                  <w:top w:w="30" w:type="dxa"/>
                  <w:left w:w="30" w:type="dxa"/>
                  <w:bottom w:w="20" w:type="dxa"/>
                  <w:right w:w="30" w:type="dxa"/>
                </w:tcMar>
              </w:tcPr>
            </w:tcPrChange>
          </w:tcPr>
          <w:p w14:paraId="70EAB77E" w14:textId="77777777" w:rsidR="00FA5C19" w:rsidRDefault="006D6C31">
            <w:r>
              <w:rPr>
                <w:rFonts w:ascii="Calibri" w:eastAsia="PMingLiU" w:hAnsi="Calibri" w:cs="Arial"/>
              </w:rPr>
              <w:t>ATTRIBUTE_9</w:t>
            </w:r>
          </w:p>
        </w:tc>
      </w:tr>
      <w:tr w:rsidR="00FA5C19" w14:paraId="7FFD7E59" w14:textId="77777777" w:rsidTr="00FA5C19">
        <w:tblPrEx>
          <w:tblW w:w="5000" w:type="pct"/>
          <w:tblLook w:val="0020" w:firstRow="1" w:lastRow="0" w:firstColumn="0" w:lastColumn="0" w:noHBand="0" w:noVBand="0"/>
          <w:tblPrExChange w:id="1093"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094" w:author="Lo Yuen San, Sandy (non-empl)" w:date="2019-11-21T22:13:00Z">
              <w:tcPr>
                <w:tcW w:w="0" w:type="auto"/>
                <w:gridSpan w:val="2"/>
                <w:tcMar>
                  <w:top w:w="30" w:type="dxa"/>
                  <w:left w:w="30" w:type="dxa"/>
                  <w:bottom w:w="20" w:type="dxa"/>
                  <w:right w:w="30" w:type="dxa"/>
                </w:tcMar>
              </w:tcPr>
            </w:tcPrChange>
          </w:tcPr>
          <w:p w14:paraId="2792629C" w14:textId="77777777" w:rsidR="00FA5C19" w:rsidRDefault="006D6C31">
            <w:r>
              <w:rPr>
                <w:rFonts w:ascii="Calibri" w:eastAsia="PMingLiU" w:hAnsi="Calibri" w:cs="Arial"/>
              </w:rPr>
              <w:t>simulated</w:t>
            </w:r>
          </w:p>
        </w:tc>
        <w:tc>
          <w:tcPr>
            <w:tcW w:w="0" w:type="auto"/>
            <w:tcMar>
              <w:top w:w="30" w:type="dxa"/>
              <w:left w:w="30" w:type="dxa"/>
              <w:bottom w:w="20" w:type="dxa"/>
              <w:right w:w="30" w:type="dxa"/>
            </w:tcMar>
            <w:tcPrChange w:id="1095" w:author="Lo Yuen San, Sandy (non-empl)" w:date="2019-11-21T22:13:00Z">
              <w:tcPr>
                <w:tcW w:w="0" w:type="auto"/>
                <w:tcMar>
                  <w:top w:w="30" w:type="dxa"/>
                  <w:left w:w="30" w:type="dxa"/>
                  <w:bottom w:w="20" w:type="dxa"/>
                  <w:right w:w="30" w:type="dxa"/>
                </w:tcMar>
              </w:tcPr>
            </w:tcPrChange>
          </w:tcPr>
          <w:p w14:paraId="35DDBE09" w14:textId="77777777" w:rsidR="00FA5C19" w:rsidRDefault="006D6C31">
            <w:r>
              <w:rPr>
                <w:rFonts w:ascii="Calibri" w:eastAsia="PMingLiU" w:hAnsi="Calibri" w:cs="Arial"/>
              </w:rPr>
              <w:t>Simulated</w:t>
            </w:r>
          </w:p>
        </w:tc>
        <w:tc>
          <w:tcPr>
            <w:tcW w:w="0" w:type="auto"/>
            <w:tcMar>
              <w:top w:w="30" w:type="dxa"/>
              <w:left w:w="30" w:type="dxa"/>
              <w:bottom w:w="20" w:type="dxa"/>
              <w:right w:w="30" w:type="dxa"/>
            </w:tcMar>
            <w:tcPrChange w:id="1096" w:author="Lo Yuen San, Sandy (non-empl)" w:date="2019-11-21T22:13:00Z">
              <w:tcPr>
                <w:tcW w:w="0" w:type="auto"/>
                <w:gridSpan w:val="2"/>
                <w:tcMar>
                  <w:top w:w="30" w:type="dxa"/>
                  <w:left w:w="30" w:type="dxa"/>
                  <w:bottom w:w="20" w:type="dxa"/>
                  <w:right w:w="30" w:type="dxa"/>
                </w:tcMar>
              </w:tcPr>
            </w:tcPrChange>
          </w:tcPr>
          <w:p w14:paraId="16D01E10" w14:textId="77777777" w:rsidR="00FA5C19" w:rsidRDefault="006D6C31">
            <w:r>
              <w:rPr>
                <w:rFonts w:ascii="Calibri" w:eastAsia="PMingLiU" w:hAnsi="Calibri" w:cs="Arial"/>
              </w:rPr>
              <w:t>Simulated</w:t>
            </w:r>
          </w:p>
        </w:tc>
        <w:tc>
          <w:tcPr>
            <w:tcW w:w="0" w:type="auto"/>
            <w:tcMar>
              <w:top w:w="30" w:type="dxa"/>
              <w:left w:w="30" w:type="dxa"/>
              <w:bottom w:w="20" w:type="dxa"/>
              <w:right w:w="30" w:type="dxa"/>
            </w:tcMar>
            <w:tcPrChange w:id="1097" w:author="Lo Yuen San, Sandy (non-empl)" w:date="2019-11-21T22:13:00Z">
              <w:tcPr>
                <w:tcW w:w="0" w:type="auto"/>
                <w:gridSpan w:val="2"/>
                <w:tcMar>
                  <w:top w:w="30" w:type="dxa"/>
                  <w:left w:w="30" w:type="dxa"/>
                  <w:bottom w:w="20" w:type="dxa"/>
                  <w:right w:w="30" w:type="dxa"/>
                </w:tcMar>
              </w:tcPr>
            </w:tcPrChange>
          </w:tcPr>
          <w:p w14:paraId="491E0788" w14:textId="77777777" w:rsidR="00FA5C19" w:rsidRDefault="006D6C31">
            <w:r>
              <w:rPr>
                <w:rFonts w:ascii="Calibri" w:eastAsia="PMingLiU" w:hAnsi="Calibri" w:cs="Arial"/>
              </w:rPr>
              <w:t>Simulated</w:t>
            </w:r>
          </w:p>
        </w:tc>
        <w:tc>
          <w:tcPr>
            <w:tcW w:w="0" w:type="auto"/>
            <w:tcMar>
              <w:top w:w="30" w:type="dxa"/>
              <w:left w:w="30" w:type="dxa"/>
              <w:bottom w:w="20" w:type="dxa"/>
              <w:right w:w="30" w:type="dxa"/>
            </w:tcMar>
            <w:tcPrChange w:id="1098" w:author="Lo Yuen San, Sandy (non-empl)" w:date="2019-11-21T22:13:00Z">
              <w:tcPr>
                <w:tcW w:w="0" w:type="auto"/>
                <w:gridSpan w:val="2"/>
                <w:tcMar>
                  <w:top w:w="30" w:type="dxa"/>
                  <w:left w:w="30" w:type="dxa"/>
                  <w:bottom w:w="20" w:type="dxa"/>
                  <w:right w:w="30" w:type="dxa"/>
                </w:tcMar>
              </w:tcPr>
            </w:tcPrChange>
          </w:tcPr>
          <w:p w14:paraId="2013BD55" w14:textId="77777777" w:rsidR="00FA5C19" w:rsidRDefault="006D6C31">
            <w:r>
              <w:rPr>
                <w:rFonts w:ascii="Calibri" w:eastAsia="PMingLiU" w:hAnsi="Calibri" w:cs="Arial"/>
              </w:rPr>
              <w:t>'T' if IMPORT_SOURCE = 'PRICING_SIMULATION' else 'F'</w:t>
            </w:r>
          </w:p>
        </w:tc>
        <w:tc>
          <w:tcPr>
            <w:tcW w:w="0" w:type="auto"/>
            <w:tcMar>
              <w:top w:w="30" w:type="dxa"/>
              <w:left w:w="30" w:type="dxa"/>
              <w:bottom w:w="20" w:type="dxa"/>
              <w:right w:w="30" w:type="dxa"/>
            </w:tcMar>
            <w:tcPrChange w:id="1099" w:author="Lo Yuen San, Sandy (non-empl)" w:date="2019-11-21T22:13:00Z">
              <w:tcPr>
                <w:tcW w:w="0" w:type="auto"/>
                <w:gridSpan w:val="2"/>
                <w:tcMar>
                  <w:top w:w="30" w:type="dxa"/>
                  <w:left w:w="30" w:type="dxa"/>
                  <w:bottom w:w="20" w:type="dxa"/>
                  <w:right w:w="30" w:type="dxa"/>
                </w:tcMar>
              </w:tcPr>
            </w:tcPrChange>
          </w:tcPr>
          <w:p w14:paraId="30531FF3" w14:textId="77777777" w:rsidR="00FA5C19" w:rsidRDefault="006D6C31">
            <w:r>
              <w:rPr>
                <w:rFonts w:ascii="Calibri" w:eastAsia="PMingLiU" w:hAnsi="Calibri" w:cs="Arial"/>
              </w:rPr>
              <w:t>'T' if IMPORT_SOURCE = 'PRICING_SIMULATION' else 'F'</w:t>
            </w:r>
          </w:p>
        </w:tc>
      </w:tr>
      <w:tr w:rsidR="00FA5C19" w14:paraId="6DAABFD8" w14:textId="77777777" w:rsidTr="00FA5C19">
        <w:tblPrEx>
          <w:tblW w:w="5000" w:type="pct"/>
          <w:tblLook w:val="0020" w:firstRow="1" w:lastRow="0" w:firstColumn="0" w:lastColumn="0" w:noHBand="0" w:noVBand="0"/>
          <w:tblPrExChange w:id="1100" w:author="Lo Yuen San, Sandy (non-empl)" w:date="2019-11-21T22:13:00Z">
            <w:tblPrEx>
              <w:tblW w:w="5000" w:type="pct"/>
              <w:tblLook w:val="0020" w:firstRow="1" w:lastRow="0" w:firstColumn="0" w:lastColumn="0" w:noHBand="0" w:noVBand="0"/>
            </w:tblPrEx>
          </w:tblPrExChange>
        </w:tblPrEx>
        <w:tc>
          <w:tcPr>
            <w:tcW w:w="0" w:type="auto"/>
            <w:tcMar>
              <w:top w:w="30" w:type="dxa"/>
              <w:left w:w="30" w:type="dxa"/>
              <w:bottom w:w="20" w:type="dxa"/>
              <w:right w:w="30" w:type="dxa"/>
            </w:tcMar>
            <w:tcPrChange w:id="1101" w:author="Lo Yuen San, Sandy (non-empl)" w:date="2019-11-21T22:13:00Z">
              <w:tcPr>
                <w:tcW w:w="0" w:type="auto"/>
                <w:gridSpan w:val="2"/>
                <w:tcMar>
                  <w:top w:w="30" w:type="dxa"/>
                  <w:left w:w="30" w:type="dxa"/>
                  <w:bottom w:w="20" w:type="dxa"/>
                  <w:right w:w="30" w:type="dxa"/>
                </w:tcMar>
              </w:tcPr>
            </w:tcPrChange>
          </w:tcPr>
          <w:p w14:paraId="3AE50AB4" w14:textId="77777777" w:rsidR="00FA5C19" w:rsidRDefault="006D6C31">
            <w:r>
              <w:rPr>
                <w:rFonts w:ascii="Calibri" w:eastAsia="PMingLiU" w:hAnsi="Calibri" w:cs="Arial"/>
              </w:rPr>
              <w:t>value</w:t>
            </w:r>
          </w:p>
        </w:tc>
        <w:tc>
          <w:tcPr>
            <w:tcW w:w="0" w:type="auto"/>
            <w:tcMar>
              <w:top w:w="30" w:type="dxa"/>
              <w:left w:w="30" w:type="dxa"/>
              <w:bottom w:w="20" w:type="dxa"/>
              <w:right w:w="30" w:type="dxa"/>
            </w:tcMar>
            <w:tcPrChange w:id="1102" w:author="Lo Yuen San, Sandy (non-empl)" w:date="2019-11-21T22:13:00Z">
              <w:tcPr>
                <w:tcW w:w="0" w:type="auto"/>
                <w:tcMar>
                  <w:top w:w="30" w:type="dxa"/>
                  <w:left w:w="30" w:type="dxa"/>
                  <w:bottom w:w="20" w:type="dxa"/>
                  <w:right w:w="30" w:type="dxa"/>
                </w:tcMar>
              </w:tcPr>
            </w:tcPrChange>
          </w:tcPr>
          <w:p w14:paraId="7FD8644B" w14:textId="77777777" w:rsidR="00FA5C19" w:rsidRDefault="006D6C31">
            <w:r>
              <w:rPr>
                <w:rFonts w:ascii="Calibri" w:eastAsia="PMingLiU" w:hAnsi="Calibri" w:cs="Arial"/>
              </w:rPr>
              <w:t>Value</w:t>
            </w:r>
          </w:p>
        </w:tc>
        <w:tc>
          <w:tcPr>
            <w:tcW w:w="0" w:type="auto"/>
            <w:tcMar>
              <w:top w:w="30" w:type="dxa"/>
              <w:left w:w="30" w:type="dxa"/>
              <w:bottom w:w="20" w:type="dxa"/>
              <w:right w:w="30" w:type="dxa"/>
            </w:tcMar>
            <w:tcPrChange w:id="1103" w:author="Lo Yuen San, Sandy (non-empl)" w:date="2019-11-21T22:13:00Z">
              <w:tcPr>
                <w:tcW w:w="0" w:type="auto"/>
                <w:gridSpan w:val="2"/>
                <w:tcMar>
                  <w:top w:w="30" w:type="dxa"/>
                  <w:left w:w="30" w:type="dxa"/>
                  <w:bottom w:w="20" w:type="dxa"/>
                  <w:right w:w="30" w:type="dxa"/>
                </w:tcMar>
              </w:tcPr>
            </w:tcPrChange>
          </w:tcPr>
          <w:p w14:paraId="2B8C8756" w14:textId="77777777" w:rsidR="00FA5C19" w:rsidRDefault="00FA5C19"/>
        </w:tc>
        <w:tc>
          <w:tcPr>
            <w:tcW w:w="0" w:type="auto"/>
            <w:tcMar>
              <w:top w:w="30" w:type="dxa"/>
              <w:left w:w="30" w:type="dxa"/>
              <w:bottom w:w="20" w:type="dxa"/>
              <w:right w:w="30" w:type="dxa"/>
            </w:tcMar>
            <w:tcPrChange w:id="1104" w:author="Lo Yuen San, Sandy (non-empl)" w:date="2019-11-21T22:13:00Z">
              <w:tcPr>
                <w:tcW w:w="0" w:type="auto"/>
                <w:gridSpan w:val="2"/>
                <w:tcMar>
                  <w:top w:w="30" w:type="dxa"/>
                  <w:left w:w="30" w:type="dxa"/>
                  <w:bottom w:w="20" w:type="dxa"/>
                  <w:right w:w="30" w:type="dxa"/>
                </w:tcMar>
              </w:tcPr>
            </w:tcPrChange>
          </w:tcPr>
          <w:p w14:paraId="4930ABE8" w14:textId="77777777" w:rsidR="00FA5C19" w:rsidRDefault="00FA5C19"/>
        </w:tc>
        <w:tc>
          <w:tcPr>
            <w:tcW w:w="0" w:type="auto"/>
            <w:tcMar>
              <w:top w:w="30" w:type="dxa"/>
              <w:left w:w="30" w:type="dxa"/>
              <w:bottom w:w="20" w:type="dxa"/>
              <w:right w:w="30" w:type="dxa"/>
            </w:tcMar>
            <w:tcPrChange w:id="1105" w:author="Lo Yuen San, Sandy (non-empl)" w:date="2019-11-21T22:13:00Z">
              <w:tcPr>
                <w:tcW w:w="0" w:type="auto"/>
                <w:gridSpan w:val="2"/>
                <w:tcMar>
                  <w:top w:w="30" w:type="dxa"/>
                  <w:left w:w="30" w:type="dxa"/>
                  <w:bottom w:w="20" w:type="dxa"/>
                  <w:right w:w="30" w:type="dxa"/>
                </w:tcMar>
              </w:tcPr>
            </w:tcPrChange>
          </w:tcPr>
          <w:p w14:paraId="6B3FCFED" w14:textId="77777777" w:rsidR="00FA5C19" w:rsidRDefault="006D6C31">
            <w:r>
              <w:rPr>
                <w:rFonts w:ascii="Calibri" w:eastAsia="PMingLiU" w:hAnsi="Calibri" w:cs="Arial"/>
              </w:rPr>
              <w:t>Join with MKT_FX_INPUT table and convert NOMINAL into HKD Currency</w:t>
            </w:r>
          </w:p>
        </w:tc>
        <w:tc>
          <w:tcPr>
            <w:tcW w:w="0" w:type="auto"/>
            <w:tcMar>
              <w:top w:w="30" w:type="dxa"/>
              <w:left w:w="30" w:type="dxa"/>
              <w:bottom w:w="20" w:type="dxa"/>
              <w:right w:w="30" w:type="dxa"/>
            </w:tcMar>
            <w:tcPrChange w:id="1106" w:author="Lo Yuen San, Sandy (non-empl)" w:date="2019-11-21T22:13:00Z">
              <w:tcPr>
                <w:tcW w:w="0" w:type="auto"/>
                <w:gridSpan w:val="2"/>
                <w:tcMar>
                  <w:top w:w="30" w:type="dxa"/>
                  <w:left w:w="30" w:type="dxa"/>
                  <w:bottom w:w="20" w:type="dxa"/>
                  <w:right w:w="30" w:type="dxa"/>
                </w:tcMar>
              </w:tcPr>
            </w:tcPrChange>
          </w:tcPr>
          <w:p w14:paraId="0A189F7A" w14:textId="77777777" w:rsidR="00FA5C19" w:rsidRDefault="006D6C31">
            <w:r>
              <w:rPr>
                <w:rFonts w:ascii="Calibri" w:eastAsia="PMingLiU" w:hAnsi="Calibri" w:cs="Arial"/>
              </w:rPr>
              <w:t>Join with MKT_FX_INPUT table and convert NOMINAL into HKD Currency</w:t>
            </w:r>
          </w:p>
        </w:tc>
      </w:tr>
    </w:tbl>
    <w:p w14:paraId="4A8EA7F8" w14:textId="77777777" w:rsidR="00FA5C19" w:rsidRDefault="00FA5C19"/>
    <w:p w14:paraId="5DCEC183" w14:textId="77777777" w:rsidR="00FA5C19" w:rsidRDefault="00FA5C19"/>
    <w:p w14:paraId="5FE2B86C" w14:textId="77777777" w:rsidR="00FA5C19" w:rsidRDefault="006D6C31">
      <w:pPr>
        <w:pStyle w:val="Heading1"/>
      </w:pPr>
      <w:bookmarkStart w:id="1107" w:name="_Toc256000018"/>
      <w:bookmarkStart w:id="1108" w:name="scroll-bookmark-20"/>
      <w:r>
        <w:t>CRM</w:t>
      </w:r>
      <w:bookmarkEnd w:id="1107"/>
      <w:bookmarkEnd w:id="1108"/>
    </w:p>
    <w:p w14:paraId="17C9EE6A" w14:textId="77777777" w:rsidR="00FA5C19" w:rsidRDefault="006D6C31">
      <w:r>
        <w:t xml:space="preserve">User will be able to allocate collateral and guarantees to the deals on a prorate basis based on the </w:t>
      </w:r>
      <w:del w:id="1109" w:author="Lo Yuen San, Sandy (non-empl)" w:date="2019-11-21T22:13:00Z">
        <w:r w:rsidR="00046CA5">
          <w:delText>nominal</w:delText>
        </w:r>
      </w:del>
      <w:ins w:id="1110" w:author="Lo Yuen San, Sandy (non-empl)" w:date="2019-11-21T22:13:00Z">
        <w:r>
          <w:t>allocated EAD</w:t>
        </w:r>
      </w:ins>
      <w:r>
        <w:t xml:space="preserve"> of the transaction.</w:t>
      </w:r>
    </w:p>
    <w:p w14:paraId="38CC108E" w14:textId="77777777" w:rsidR="00FA5C19" w:rsidRDefault="006D6C31">
      <w:r>
        <w:t>Existing CRM allocation is going to be loaded to the system. After adding new entity, deals or CRM, user will be able to trigger an automatic CRM Allocation.</w:t>
      </w:r>
    </w:p>
    <w:p w14:paraId="07A3EC55" w14:textId="77777777" w:rsidR="00FA5C19" w:rsidRDefault="006D6C31">
      <w:r>
        <w:t>User can then change the allocation amount for each deal ↔ CRM pair.</w:t>
      </w:r>
    </w:p>
    <w:p w14:paraId="36AE3D11" w14:textId="77777777" w:rsidR="00FA5C19" w:rsidRDefault="00FA5C19"/>
    <w:p w14:paraId="556973E4" w14:textId="77777777" w:rsidR="00FA5C19" w:rsidRDefault="006D6C31">
      <w:r>
        <w:t xml:space="preserve">User can associate a collateral to individual deals or at </w:t>
      </w:r>
      <w:del w:id="1111" w:author="Lo Yuen San, Sandy (non-empl)" w:date="2019-11-21T22:13:00Z">
        <w:r w:rsidR="00046CA5">
          <w:delText>entity</w:delText>
        </w:r>
      </w:del>
      <w:ins w:id="1112" w:author="Lo Yuen San, Sandy (non-empl)" w:date="2019-11-21T22:13:00Z">
        <w:r>
          <w:t>borrower</w:t>
        </w:r>
      </w:ins>
      <w:r>
        <w:t xml:space="preserve"> level.</w:t>
      </w:r>
    </w:p>
    <w:p w14:paraId="498FCCF1" w14:textId="77777777" w:rsidR="00FA5C19" w:rsidRDefault="006D6C31">
      <w:r>
        <w:t>Deal level: User can manually select the list of deals the collateral is going to be allocated manually using check boxes.</w:t>
      </w:r>
    </w:p>
    <w:p w14:paraId="2CB60E99" w14:textId="77777777" w:rsidR="00FA5C19" w:rsidRDefault="00046CA5">
      <w:del w:id="1113" w:author="Lo Yuen San, Sandy (non-empl)" w:date="2019-11-21T22:13:00Z">
        <w:r>
          <w:delText xml:space="preserve">Entity </w:delText>
        </w:r>
      </w:del>
      <w:ins w:id="1114" w:author="Lo Yuen San, Sandy (non-empl)" w:date="2019-11-21T22:13:00Z">
        <w:r w:rsidR="006D6C31">
          <w:t>Borrower </w:t>
        </w:r>
      </w:ins>
      <w:r w:rsidR="006D6C31">
        <w:t>level: User can check the entity level checkbox for the tool to automatically allocate collateral to all deals of the entity pro-rata basis.</w:t>
      </w:r>
    </w:p>
    <w:p w14:paraId="5F5ABD46" w14:textId="77777777" w:rsidR="00FA5C19" w:rsidRDefault="00FA5C19"/>
    <w:p w14:paraId="371C2163" w14:textId="77777777" w:rsidR="00FA5C19" w:rsidRDefault="006D6C31">
      <w:r>
        <w:t xml:space="preserve">User can define a </w:t>
      </w:r>
      <w:del w:id="1115" w:author="Lo Yuen San, Sandy (non-empl)" w:date="2019-11-21T22:13:00Z">
        <w:r w:rsidR="00046CA5">
          <w:delText>join</w:delText>
        </w:r>
      </w:del>
      <w:ins w:id="1116" w:author="Lo Yuen San, Sandy (non-empl)" w:date="2019-11-21T22:13:00Z">
        <w:r>
          <w:t>joint</w:t>
        </w:r>
      </w:ins>
      <w:r>
        <w:t xml:space="preserve"> or non-joint</w:t>
      </w:r>
      <w:del w:id="1117" w:author="Lo Yuen San, Sandy (non-empl)" w:date="2019-11-21T22:13:00Z">
        <w:r w:rsidR="00046CA5">
          <w:delText xml:space="preserve"> </w:delText>
        </w:r>
      </w:del>
      <w:ins w:id="1118" w:author="Lo Yuen San, Sandy (non-empl)" w:date="2019-11-21T22:13:00Z">
        <w:r>
          <w:t> </w:t>
        </w:r>
      </w:ins>
      <w:r>
        <w:t>guarantee:</w:t>
      </w:r>
    </w:p>
    <w:p w14:paraId="4D39AF93" w14:textId="77777777" w:rsidR="00FA5C19" w:rsidRDefault="006D6C31">
      <w:pPr>
        <w:numPr>
          <w:ilvl w:val="0"/>
          <w:numId w:val="34"/>
        </w:numPr>
        <w:pPrChange w:id="1119" w:author="Lo Yuen San, Sandy (non-empl)" w:date="2019-11-21T22:13:00Z">
          <w:pPr>
            <w:numPr>
              <w:numId w:val="29"/>
            </w:numPr>
            <w:tabs>
              <w:tab w:val="num" w:pos="360"/>
            </w:tabs>
            <w:ind w:left="360" w:hanging="360"/>
          </w:pPr>
        </w:pPrChange>
      </w:pPr>
      <w:r>
        <w:t>Joint Guarantee: In this case, each guarantor will cover 100%</w:t>
      </w:r>
    </w:p>
    <w:p w14:paraId="391187B9" w14:textId="77777777" w:rsidR="00FA5C19" w:rsidRDefault="006D6C31">
      <w:pPr>
        <w:numPr>
          <w:ilvl w:val="0"/>
          <w:numId w:val="34"/>
        </w:numPr>
        <w:pPrChange w:id="1120" w:author="Lo Yuen San, Sandy (non-empl)" w:date="2019-11-21T22:13:00Z">
          <w:pPr>
            <w:numPr>
              <w:numId w:val="29"/>
            </w:numPr>
            <w:tabs>
              <w:tab w:val="num" w:pos="360"/>
            </w:tabs>
            <w:ind w:left="360" w:hanging="360"/>
          </w:pPr>
        </w:pPrChange>
      </w:pPr>
      <w:r>
        <w:t>Non-joint Guarantee: In this case, each guarantor will cover a portion (%) of the exposure. User can enter the coverage %.</w:t>
      </w:r>
    </w:p>
    <w:p w14:paraId="70909E91" w14:textId="77777777" w:rsidR="00FA5C19" w:rsidRDefault="00FA5C19"/>
    <w:p w14:paraId="7720231F" w14:textId="77777777" w:rsidR="005B63E2" w:rsidRDefault="00046CA5">
      <w:pPr>
        <w:rPr>
          <w:del w:id="1121" w:author="Lo Yuen San, Sandy (non-empl)" w:date="2019-11-21T22:13:00Z"/>
        </w:rPr>
      </w:pPr>
      <w:del w:id="1122" w:author="Lo Yuen San, Sandy (non-empl)" w:date="2019-11-21T22:13:00Z">
        <w:r>
          <w:delText>Please also read User Access Management section on how user access is going to be controlled for CRM using BU Entity Code.</w:delText>
        </w:r>
      </w:del>
    </w:p>
    <w:p w14:paraId="26F0659B" w14:textId="77777777" w:rsidR="005B63E2" w:rsidRDefault="00046CA5">
      <w:pPr>
        <w:pStyle w:val="Heading1"/>
        <w:rPr>
          <w:del w:id="1123" w:author="Lo Yuen San, Sandy (non-empl)" w:date="2019-11-21T22:13:00Z"/>
        </w:rPr>
      </w:pPr>
      <w:del w:id="1124" w:author="Lo Yuen San, Sandy (non-empl)" w:date="2019-11-21T22:13:00Z">
        <w:r>
          <w:delText>Curve Lookup</w:delText>
        </w:r>
      </w:del>
    </w:p>
    <w:p w14:paraId="6F76C332" w14:textId="77777777" w:rsidR="005B63E2" w:rsidRDefault="00046CA5">
      <w:pPr>
        <w:pStyle w:val="Heading2"/>
        <w:rPr>
          <w:del w:id="1125" w:author="Lo Yuen San, Sandy (non-empl)" w:date="2019-11-21T22:13:00Z"/>
        </w:rPr>
      </w:pPr>
      <w:del w:id="1126" w:author="Lo Yuen San, Sandy (non-empl)" w:date="2019-11-21T22:13:00Z">
        <w:r>
          <w:delText>Discount Curve Lookup</w:delText>
        </w:r>
      </w:del>
    </w:p>
    <w:p w14:paraId="3A2B57D7" w14:textId="77777777" w:rsidR="005B63E2" w:rsidRDefault="00046CA5">
      <w:pPr>
        <w:rPr>
          <w:del w:id="1127" w:author="Lo Yuen San, Sandy (non-empl)" w:date="2019-11-21T22:13:00Z"/>
        </w:rPr>
      </w:pPr>
      <w:del w:id="1128" w:author="Lo Yuen San, Sandy (non-empl)" w:date="2019-11-21T22:13:00Z">
        <w:r>
          <w:delText>Discount curve will be automatically assigned for the new deals based on the currency, using the lookup table below.</w:delText>
        </w:r>
      </w:del>
    </w:p>
    <w:tbl>
      <w:tblPr>
        <w:tblStyle w:val="ScrollTableNormal"/>
        <w:tblW w:w="5000" w:type="pct"/>
        <w:tblLook w:val="0020" w:firstRow="1" w:lastRow="0" w:firstColumn="0" w:lastColumn="0" w:noHBand="0" w:noVBand="0"/>
      </w:tblPr>
      <w:tblGrid>
        <w:gridCol w:w="3887"/>
        <w:gridCol w:w="5463"/>
      </w:tblGrid>
      <w:tr w:rsidR="005B63E2" w14:paraId="0507AD22" w14:textId="77777777" w:rsidTr="005B63E2">
        <w:trPr>
          <w:cnfStyle w:val="100000000000" w:firstRow="1" w:lastRow="0" w:firstColumn="0" w:lastColumn="0" w:oddVBand="0" w:evenVBand="0" w:oddHBand="0" w:evenHBand="0" w:firstRowFirstColumn="0" w:firstRowLastColumn="0" w:lastRowFirstColumn="0" w:lastRowLastColumn="0"/>
          <w:del w:id="1129" w:author="Lo Yuen San, Sandy (non-empl)" w:date="2019-11-21T22:13:00Z"/>
        </w:trPr>
        <w:tc>
          <w:tcPr>
            <w:tcW w:w="0" w:type="auto"/>
            <w:tcMar>
              <w:top w:w="30" w:type="dxa"/>
              <w:left w:w="30" w:type="dxa"/>
              <w:bottom w:w="20" w:type="dxa"/>
              <w:right w:w="30" w:type="dxa"/>
            </w:tcMar>
          </w:tcPr>
          <w:p w14:paraId="2BD5A48E" w14:textId="77777777" w:rsidR="005B63E2" w:rsidRDefault="00046CA5">
            <w:pPr>
              <w:rPr>
                <w:del w:id="1130" w:author="Lo Yuen San, Sandy (non-empl)" w:date="2019-11-21T22:13:00Z"/>
              </w:rPr>
            </w:pPr>
            <w:del w:id="1131" w:author="Lo Yuen San, Sandy (non-empl)" w:date="2019-11-21T22:13:00Z">
              <w:r>
                <w:rPr>
                  <w:rFonts w:ascii="Calibri" w:eastAsia="PMingLiU" w:hAnsi="Calibri" w:cs="Arial"/>
                </w:rPr>
                <w:delText>Currency Code</w:delText>
              </w:r>
            </w:del>
          </w:p>
        </w:tc>
        <w:tc>
          <w:tcPr>
            <w:tcW w:w="0" w:type="auto"/>
            <w:tcMar>
              <w:top w:w="30" w:type="dxa"/>
              <w:left w:w="30" w:type="dxa"/>
              <w:bottom w:w="20" w:type="dxa"/>
              <w:right w:w="30" w:type="dxa"/>
            </w:tcMar>
          </w:tcPr>
          <w:p w14:paraId="3E16A012" w14:textId="77777777" w:rsidR="005B63E2" w:rsidRDefault="00046CA5">
            <w:pPr>
              <w:rPr>
                <w:del w:id="1132" w:author="Lo Yuen San, Sandy (non-empl)" w:date="2019-11-21T22:13:00Z"/>
              </w:rPr>
            </w:pPr>
            <w:del w:id="1133" w:author="Lo Yuen San, Sandy (non-empl)" w:date="2019-11-21T22:13:00Z">
              <w:r>
                <w:rPr>
                  <w:rFonts w:ascii="Calibri" w:eastAsia="PMingLiU" w:hAnsi="Calibri" w:cs="Arial"/>
                </w:rPr>
                <w:delText>Discount Curve Code</w:delText>
              </w:r>
            </w:del>
          </w:p>
        </w:tc>
      </w:tr>
      <w:tr w:rsidR="005B63E2" w14:paraId="49E00198" w14:textId="77777777" w:rsidTr="005B63E2">
        <w:trPr>
          <w:del w:id="1134" w:author="Lo Yuen San, Sandy (non-empl)" w:date="2019-11-21T22:13:00Z"/>
        </w:trPr>
        <w:tc>
          <w:tcPr>
            <w:tcW w:w="0" w:type="auto"/>
            <w:tcMar>
              <w:top w:w="30" w:type="dxa"/>
              <w:left w:w="30" w:type="dxa"/>
              <w:bottom w:w="20" w:type="dxa"/>
              <w:right w:w="30" w:type="dxa"/>
            </w:tcMar>
          </w:tcPr>
          <w:p w14:paraId="1289959F" w14:textId="77777777" w:rsidR="005B63E2" w:rsidRDefault="005B63E2">
            <w:pPr>
              <w:rPr>
                <w:del w:id="1135" w:author="Lo Yuen San, Sandy (non-empl)" w:date="2019-11-21T22:13:00Z"/>
              </w:rPr>
            </w:pPr>
          </w:p>
          <w:p w14:paraId="433DA4F1" w14:textId="77777777" w:rsidR="005B63E2" w:rsidRDefault="005B63E2">
            <w:pPr>
              <w:rPr>
                <w:del w:id="1136" w:author="Lo Yuen San, Sandy (non-empl)" w:date="2019-11-21T22:13:00Z"/>
              </w:rPr>
            </w:pPr>
          </w:p>
          <w:p w14:paraId="2EED8386" w14:textId="77777777" w:rsidR="005B63E2" w:rsidRDefault="00046CA5">
            <w:pPr>
              <w:rPr>
                <w:del w:id="1137" w:author="Lo Yuen San, Sandy (non-empl)" w:date="2019-11-21T22:13:00Z"/>
              </w:rPr>
            </w:pPr>
            <w:del w:id="1138" w:author="Lo Yuen San, Sandy (non-empl)" w:date="2019-11-21T22:13:00Z">
              <w:r>
                <w:rPr>
                  <w:rFonts w:ascii="Calibri" w:eastAsia="PMingLiU" w:hAnsi="Calibri" w:cs="Arial"/>
                </w:rPr>
                <w:delText>AED</w:delText>
              </w:r>
            </w:del>
          </w:p>
          <w:p w14:paraId="68DB7A94" w14:textId="77777777" w:rsidR="005B63E2" w:rsidRDefault="005B63E2">
            <w:pPr>
              <w:rPr>
                <w:del w:id="1139" w:author="Lo Yuen San, Sandy (non-empl)" w:date="2019-11-21T22:13:00Z"/>
              </w:rPr>
            </w:pPr>
          </w:p>
          <w:p w14:paraId="46FA63DF" w14:textId="77777777" w:rsidR="005B63E2" w:rsidRDefault="005B63E2">
            <w:pPr>
              <w:rPr>
                <w:del w:id="1140" w:author="Lo Yuen San, Sandy (non-empl)" w:date="2019-11-21T22:13:00Z"/>
              </w:rPr>
            </w:pPr>
          </w:p>
        </w:tc>
        <w:tc>
          <w:tcPr>
            <w:tcW w:w="0" w:type="auto"/>
            <w:tcMar>
              <w:top w:w="30" w:type="dxa"/>
              <w:left w:w="30" w:type="dxa"/>
              <w:bottom w:w="20" w:type="dxa"/>
              <w:right w:w="30" w:type="dxa"/>
            </w:tcMar>
          </w:tcPr>
          <w:p w14:paraId="0ED62F44" w14:textId="77777777" w:rsidR="005B63E2" w:rsidRDefault="00046CA5">
            <w:pPr>
              <w:rPr>
                <w:del w:id="1141" w:author="Lo Yuen San, Sandy (non-empl)" w:date="2019-11-21T22:13:00Z"/>
              </w:rPr>
            </w:pPr>
            <w:del w:id="1142" w:author="Lo Yuen San, Sandy (non-empl)" w:date="2019-11-21T22:13:00Z">
              <w:r>
                <w:rPr>
                  <w:rFonts w:ascii="Calibri" w:eastAsia="PMingLiU" w:hAnsi="Calibri" w:cs="Arial"/>
                </w:rPr>
                <w:delText>AED_DISCOUNTING</w:delText>
              </w:r>
            </w:del>
          </w:p>
        </w:tc>
      </w:tr>
      <w:tr w:rsidR="005B63E2" w14:paraId="6E028BAE" w14:textId="77777777" w:rsidTr="005B63E2">
        <w:trPr>
          <w:del w:id="1143" w:author="Lo Yuen San, Sandy (non-empl)" w:date="2019-11-21T22:13:00Z"/>
        </w:trPr>
        <w:tc>
          <w:tcPr>
            <w:tcW w:w="0" w:type="auto"/>
            <w:tcMar>
              <w:top w:w="30" w:type="dxa"/>
              <w:left w:w="30" w:type="dxa"/>
              <w:bottom w:w="20" w:type="dxa"/>
              <w:right w:w="30" w:type="dxa"/>
            </w:tcMar>
          </w:tcPr>
          <w:p w14:paraId="31A9FF68" w14:textId="77777777" w:rsidR="005B63E2" w:rsidRDefault="00046CA5">
            <w:pPr>
              <w:rPr>
                <w:del w:id="1144" w:author="Lo Yuen San, Sandy (non-empl)" w:date="2019-11-21T22:13:00Z"/>
              </w:rPr>
            </w:pPr>
            <w:del w:id="1145" w:author="Lo Yuen San, Sandy (non-empl)" w:date="2019-11-21T22:13:00Z">
              <w:r>
                <w:rPr>
                  <w:rFonts w:ascii="Calibri" w:eastAsia="PMingLiU" w:hAnsi="Calibri" w:cs="Arial"/>
                </w:rPr>
                <w:delText>AUD</w:delText>
              </w:r>
            </w:del>
          </w:p>
        </w:tc>
        <w:tc>
          <w:tcPr>
            <w:tcW w:w="0" w:type="auto"/>
            <w:tcMar>
              <w:top w:w="30" w:type="dxa"/>
              <w:left w:w="30" w:type="dxa"/>
              <w:bottom w:w="20" w:type="dxa"/>
              <w:right w:w="30" w:type="dxa"/>
            </w:tcMar>
          </w:tcPr>
          <w:p w14:paraId="61B814CB" w14:textId="77777777" w:rsidR="005B63E2" w:rsidRDefault="00046CA5">
            <w:pPr>
              <w:rPr>
                <w:del w:id="1146" w:author="Lo Yuen San, Sandy (non-empl)" w:date="2019-11-21T22:13:00Z"/>
              </w:rPr>
            </w:pPr>
            <w:del w:id="1147" w:author="Lo Yuen San, Sandy (non-empl)" w:date="2019-11-21T22:13:00Z">
              <w:r>
                <w:rPr>
                  <w:rFonts w:ascii="Calibri" w:eastAsia="PMingLiU" w:hAnsi="Calibri" w:cs="Arial"/>
                </w:rPr>
                <w:delText>AUD-6M-BS-D</w:delText>
              </w:r>
            </w:del>
          </w:p>
        </w:tc>
      </w:tr>
      <w:tr w:rsidR="005B63E2" w14:paraId="42B7A106" w14:textId="77777777" w:rsidTr="005B63E2">
        <w:trPr>
          <w:del w:id="1148" w:author="Lo Yuen San, Sandy (non-empl)" w:date="2019-11-21T22:13:00Z"/>
        </w:trPr>
        <w:tc>
          <w:tcPr>
            <w:tcW w:w="0" w:type="auto"/>
            <w:tcMar>
              <w:top w:w="30" w:type="dxa"/>
              <w:left w:w="30" w:type="dxa"/>
              <w:bottom w:w="20" w:type="dxa"/>
              <w:right w:w="30" w:type="dxa"/>
            </w:tcMar>
          </w:tcPr>
          <w:p w14:paraId="72B58D8A" w14:textId="77777777" w:rsidR="005B63E2" w:rsidRDefault="00046CA5">
            <w:pPr>
              <w:rPr>
                <w:del w:id="1149" w:author="Lo Yuen San, Sandy (non-empl)" w:date="2019-11-21T22:13:00Z"/>
              </w:rPr>
            </w:pPr>
            <w:del w:id="1150" w:author="Lo Yuen San, Sandy (non-empl)" w:date="2019-11-21T22:13:00Z">
              <w:r>
                <w:rPr>
                  <w:rFonts w:ascii="Calibri" w:eastAsia="PMingLiU" w:hAnsi="Calibri" w:cs="Arial"/>
                </w:rPr>
                <w:delText>BHD</w:delText>
              </w:r>
            </w:del>
          </w:p>
        </w:tc>
        <w:tc>
          <w:tcPr>
            <w:tcW w:w="0" w:type="auto"/>
            <w:tcMar>
              <w:top w:w="30" w:type="dxa"/>
              <w:left w:w="30" w:type="dxa"/>
              <w:bottom w:w="20" w:type="dxa"/>
              <w:right w:w="30" w:type="dxa"/>
            </w:tcMar>
          </w:tcPr>
          <w:p w14:paraId="3A03E6BD" w14:textId="77777777" w:rsidR="005B63E2" w:rsidRDefault="00046CA5">
            <w:pPr>
              <w:rPr>
                <w:del w:id="1151" w:author="Lo Yuen San, Sandy (non-empl)" w:date="2019-11-21T22:13:00Z"/>
              </w:rPr>
            </w:pPr>
            <w:del w:id="1152" w:author="Lo Yuen San, Sandy (non-empl)" w:date="2019-11-21T22:13:00Z">
              <w:r>
                <w:rPr>
                  <w:rFonts w:ascii="Calibri" w:eastAsia="PMingLiU" w:hAnsi="Calibri" w:cs="Arial"/>
                </w:rPr>
                <w:delText>BHD_Z_DISCOUNT</w:delText>
              </w:r>
            </w:del>
          </w:p>
        </w:tc>
      </w:tr>
      <w:tr w:rsidR="005B63E2" w14:paraId="039D5B2A" w14:textId="77777777" w:rsidTr="005B63E2">
        <w:trPr>
          <w:del w:id="1153" w:author="Lo Yuen San, Sandy (non-empl)" w:date="2019-11-21T22:13:00Z"/>
        </w:trPr>
        <w:tc>
          <w:tcPr>
            <w:tcW w:w="0" w:type="auto"/>
            <w:tcMar>
              <w:top w:w="30" w:type="dxa"/>
              <w:left w:w="30" w:type="dxa"/>
              <w:bottom w:w="20" w:type="dxa"/>
              <w:right w:w="30" w:type="dxa"/>
            </w:tcMar>
          </w:tcPr>
          <w:p w14:paraId="19A93E25" w14:textId="77777777" w:rsidR="005B63E2" w:rsidRDefault="00046CA5">
            <w:pPr>
              <w:rPr>
                <w:del w:id="1154" w:author="Lo Yuen San, Sandy (non-empl)" w:date="2019-11-21T22:13:00Z"/>
              </w:rPr>
            </w:pPr>
            <w:del w:id="1155" w:author="Lo Yuen San, Sandy (non-empl)" w:date="2019-11-21T22:13:00Z">
              <w:r>
                <w:rPr>
                  <w:rFonts w:ascii="Calibri" w:eastAsia="PMingLiU" w:hAnsi="Calibri" w:cs="Arial"/>
                </w:rPr>
                <w:delText>BND</w:delText>
              </w:r>
            </w:del>
          </w:p>
        </w:tc>
        <w:tc>
          <w:tcPr>
            <w:tcW w:w="0" w:type="auto"/>
            <w:tcMar>
              <w:top w:w="30" w:type="dxa"/>
              <w:left w:w="30" w:type="dxa"/>
              <w:bottom w:w="20" w:type="dxa"/>
              <w:right w:w="30" w:type="dxa"/>
            </w:tcMar>
          </w:tcPr>
          <w:p w14:paraId="0CC1D88D" w14:textId="77777777" w:rsidR="005B63E2" w:rsidRDefault="00046CA5">
            <w:pPr>
              <w:rPr>
                <w:del w:id="1156" w:author="Lo Yuen San, Sandy (non-empl)" w:date="2019-11-21T22:13:00Z"/>
              </w:rPr>
            </w:pPr>
            <w:del w:id="1157" w:author="Lo Yuen San, Sandy (non-empl)" w:date="2019-11-21T22:13:00Z">
              <w:r>
                <w:rPr>
                  <w:rFonts w:ascii="Calibri" w:eastAsia="PMingLiU" w:hAnsi="Calibri" w:cs="Arial"/>
                </w:rPr>
                <w:delText>BND-SWAP</w:delText>
              </w:r>
            </w:del>
          </w:p>
        </w:tc>
      </w:tr>
      <w:tr w:rsidR="005B63E2" w14:paraId="643D0A3A" w14:textId="77777777" w:rsidTr="005B63E2">
        <w:trPr>
          <w:del w:id="1158" w:author="Lo Yuen San, Sandy (non-empl)" w:date="2019-11-21T22:13:00Z"/>
        </w:trPr>
        <w:tc>
          <w:tcPr>
            <w:tcW w:w="0" w:type="auto"/>
            <w:tcMar>
              <w:top w:w="30" w:type="dxa"/>
              <w:left w:w="30" w:type="dxa"/>
              <w:bottom w:w="20" w:type="dxa"/>
              <w:right w:w="30" w:type="dxa"/>
            </w:tcMar>
          </w:tcPr>
          <w:p w14:paraId="46BF07BD" w14:textId="77777777" w:rsidR="005B63E2" w:rsidRDefault="00046CA5">
            <w:pPr>
              <w:rPr>
                <w:del w:id="1159" w:author="Lo Yuen San, Sandy (non-empl)" w:date="2019-11-21T22:13:00Z"/>
              </w:rPr>
            </w:pPr>
            <w:del w:id="1160" w:author="Lo Yuen San, Sandy (non-empl)" w:date="2019-11-21T22:13:00Z">
              <w:r>
                <w:rPr>
                  <w:rFonts w:ascii="Calibri" w:eastAsia="PMingLiU" w:hAnsi="Calibri" w:cs="Arial"/>
                </w:rPr>
                <w:delText>BRL</w:delText>
              </w:r>
            </w:del>
          </w:p>
        </w:tc>
        <w:tc>
          <w:tcPr>
            <w:tcW w:w="0" w:type="auto"/>
            <w:tcMar>
              <w:top w:w="30" w:type="dxa"/>
              <w:left w:w="30" w:type="dxa"/>
              <w:bottom w:w="20" w:type="dxa"/>
              <w:right w:w="30" w:type="dxa"/>
            </w:tcMar>
          </w:tcPr>
          <w:p w14:paraId="2998C151" w14:textId="77777777" w:rsidR="005B63E2" w:rsidRDefault="00046CA5">
            <w:pPr>
              <w:rPr>
                <w:del w:id="1161" w:author="Lo Yuen San, Sandy (non-empl)" w:date="2019-11-21T22:13:00Z"/>
              </w:rPr>
            </w:pPr>
            <w:del w:id="1162" w:author="Lo Yuen San, Sandy (non-empl)" w:date="2019-11-21T22:13:00Z">
              <w:r>
                <w:rPr>
                  <w:rFonts w:ascii="Calibri" w:eastAsia="PMingLiU" w:hAnsi="Calibri" w:cs="Arial"/>
                </w:rPr>
                <w:delText>BRL-SWAP</w:delText>
              </w:r>
            </w:del>
          </w:p>
        </w:tc>
      </w:tr>
      <w:tr w:rsidR="005B63E2" w14:paraId="1C24D38A" w14:textId="77777777" w:rsidTr="005B63E2">
        <w:trPr>
          <w:del w:id="1163" w:author="Lo Yuen San, Sandy (non-empl)" w:date="2019-11-21T22:13:00Z"/>
        </w:trPr>
        <w:tc>
          <w:tcPr>
            <w:tcW w:w="0" w:type="auto"/>
            <w:tcMar>
              <w:top w:w="30" w:type="dxa"/>
              <w:left w:w="30" w:type="dxa"/>
              <w:bottom w:w="20" w:type="dxa"/>
              <w:right w:w="30" w:type="dxa"/>
            </w:tcMar>
          </w:tcPr>
          <w:p w14:paraId="14BE500E" w14:textId="77777777" w:rsidR="005B63E2" w:rsidRDefault="00046CA5">
            <w:pPr>
              <w:rPr>
                <w:del w:id="1164" w:author="Lo Yuen San, Sandy (non-empl)" w:date="2019-11-21T22:13:00Z"/>
              </w:rPr>
            </w:pPr>
            <w:del w:id="1165" w:author="Lo Yuen San, Sandy (non-empl)" w:date="2019-11-21T22:13:00Z">
              <w:r>
                <w:rPr>
                  <w:rFonts w:ascii="Calibri" w:eastAsia="PMingLiU" w:hAnsi="Calibri" w:cs="Arial"/>
                </w:rPr>
                <w:delText>CAD</w:delText>
              </w:r>
            </w:del>
          </w:p>
        </w:tc>
        <w:tc>
          <w:tcPr>
            <w:tcW w:w="0" w:type="auto"/>
            <w:tcMar>
              <w:top w:w="30" w:type="dxa"/>
              <w:left w:w="30" w:type="dxa"/>
              <w:bottom w:w="20" w:type="dxa"/>
              <w:right w:w="30" w:type="dxa"/>
            </w:tcMar>
          </w:tcPr>
          <w:p w14:paraId="6411DBA9" w14:textId="77777777" w:rsidR="005B63E2" w:rsidRDefault="00046CA5">
            <w:pPr>
              <w:rPr>
                <w:del w:id="1166" w:author="Lo Yuen San, Sandy (non-empl)" w:date="2019-11-21T22:13:00Z"/>
              </w:rPr>
            </w:pPr>
            <w:del w:id="1167" w:author="Lo Yuen San, Sandy (non-empl)" w:date="2019-11-21T22:13:00Z">
              <w:r>
                <w:rPr>
                  <w:rFonts w:ascii="Calibri" w:eastAsia="PMingLiU" w:hAnsi="Calibri" w:cs="Arial"/>
                </w:rPr>
                <w:delText>CAD-3M-BS-D</w:delText>
              </w:r>
            </w:del>
          </w:p>
        </w:tc>
      </w:tr>
      <w:tr w:rsidR="005B63E2" w14:paraId="0D1D37D6" w14:textId="77777777" w:rsidTr="005B63E2">
        <w:trPr>
          <w:del w:id="1168" w:author="Lo Yuen San, Sandy (non-empl)" w:date="2019-11-21T22:13:00Z"/>
        </w:trPr>
        <w:tc>
          <w:tcPr>
            <w:tcW w:w="0" w:type="auto"/>
            <w:tcMar>
              <w:top w:w="30" w:type="dxa"/>
              <w:left w:w="30" w:type="dxa"/>
              <w:bottom w:w="20" w:type="dxa"/>
              <w:right w:w="30" w:type="dxa"/>
            </w:tcMar>
          </w:tcPr>
          <w:p w14:paraId="4BD4133F" w14:textId="77777777" w:rsidR="005B63E2" w:rsidRDefault="00046CA5">
            <w:pPr>
              <w:rPr>
                <w:del w:id="1169" w:author="Lo Yuen San, Sandy (non-empl)" w:date="2019-11-21T22:13:00Z"/>
              </w:rPr>
            </w:pPr>
            <w:del w:id="1170" w:author="Lo Yuen San, Sandy (non-empl)" w:date="2019-11-21T22:13:00Z">
              <w:r>
                <w:rPr>
                  <w:rFonts w:ascii="Calibri" w:eastAsia="PMingLiU" w:hAnsi="Calibri" w:cs="Arial"/>
                </w:rPr>
                <w:delText>CHF</w:delText>
              </w:r>
            </w:del>
          </w:p>
        </w:tc>
        <w:tc>
          <w:tcPr>
            <w:tcW w:w="0" w:type="auto"/>
            <w:tcMar>
              <w:top w:w="30" w:type="dxa"/>
              <w:left w:w="30" w:type="dxa"/>
              <w:bottom w:w="20" w:type="dxa"/>
              <w:right w:w="30" w:type="dxa"/>
            </w:tcMar>
          </w:tcPr>
          <w:p w14:paraId="21F347FB" w14:textId="77777777" w:rsidR="005B63E2" w:rsidRDefault="00046CA5">
            <w:pPr>
              <w:rPr>
                <w:del w:id="1171" w:author="Lo Yuen San, Sandy (non-empl)" w:date="2019-11-21T22:13:00Z"/>
              </w:rPr>
            </w:pPr>
            <w:del w:id="1172" w:author="Lo Yuen San, Sandy (non-empl)" w:date="2019-11-21T22:13:00Z">
              <w:r>
                <w:rPr>
                  <w:rFonts w:ascii="Calibri" w:eastAsia="PMingLiU" w:hAnsi="Calibri" w:cs="Arial"/>
                </w:rPr>
                <w:delText>CHF-SWAP</w:delText>
              </w:r>
            </w:del>
          </w:p>
        </w:tc>
      </w:tr>
      <w:tr w:rsidR="005B63E2" w14:paraId="65BB9A24" w14:textId="77777777" w:rsidTr="005B63E2">
        <w:trPr>
          <w:del w:id="1173" w:author="Lo Yuen San, Sandy (non-empl)" w:date="2019-11-21T22:13:00Z"/>
        </w:trPr>
        <w:tc>
          <w:tcPr>
            <w:tcW w:w="0" w:type="auto"/>
            <w:tcMar>
              <w:top w:w="30" w:type="dxa"/>
              <w:left w:w="30" w:type="dxa"/>
              <w:bottom w:w="20" w:type="dxa"/>
              <w:right w:w="30" w:type="dxa"/>
            </w:tcMar>
          </w:tcPr>
          <w:p w14:paraId="34F3C371" w14:textId="77777777" w:rsidR="005B63E2" w:rsidRDefault="00046CA5">
            <w:pPr>
              <w:rPr>
                <w:del w:id="1174" w:author="Lo Yuen San, Sandy (non-empl)" w:date="2019-11-21T22:13:00Z"/>
              </w:rPr>
            </w:pPr>
            <w:del w:id="1175" w:author="Lo Yuen San, Sandy (non-empl)" w:date="2019-11-21T22:13:00Z">
              <w:r>
                <w:rPr>
                  <w:rFonts w:ascii="Calibri" w:eastAsia="PMingLiU" w:hAnsi="Calibri" w:cs="Arial"/>
                </w:rPr>
                <w:delText>CNH</w:delText>
              </w:r>
            </w:del>
          </w:p>
        </w:tc>
        <w:tc>
          <w:tcPr>
            <w:tcW w:w="0" w:type="auto"/>
            <w:tcMar>
              <w:top w:w="30" w:type="dxa"/>
              <w:left w:w="30" w:type="dxa"/>
              <w:bottom w:w="20" w:type="dxa"/>
              <w:right w:w="30" w:type="dxa"/>
            </w:tcMar>
          </w:tcPr>
          <w:p w14:paraId="069D9075" w14:textId="77777777" w:rsidR="005B63E2" w:rsidRDefault="00046CA5">
            <w:pPr>
              <w:rPr>
                <w:del w:id="1176" w:author="Lo Yuen San, Sandy (non-empl)" w:date="2019-11-21T22:13:00Z"/>
              </w:rPr>
            </w:pPr>
            <w:del w:id="1177" w:author="Lo Yuen San, Sandy (non-empl)" w:date="2019-11-21T22:13:00Z">
              <w:r>
                <w:rPr>
                  <w:rFonts w:ascii="Calibri" w:eastAsia="PMingLiU" w:hAnsi="Calibri" w:cs="Arial"/>
                </w:rPr>
                <w:delText>CNH-3M-BS-D</w:delText>
              </w:r>
            </w:del>
          </w:p>
        </w:tc>
      </w:tr>
      <w:tr w:rsidR="005B63E2" w14:paraId="6B6B45D3" w14:textId="77777777" w:rsidTr="005B63E2">
        <w:trPr>
          <w:del w:id="1178" w:author="Lo Yuen San, Sandy (non-empl)" w:date="2019-11-21T22:13:00Z"/>
        </w:trPr>
        <w:tc>
          <w:tcPr>
            <w:tcW w:w="0" w:type="auto"/>
            <w:tcMar>
              <w:top w:w="30" w:type="dxa"/>
              <w:left w:w="30" w:type="dxa"/>
              <w:bottom w:w="20" w:type="dxa"/>
              <w:right w:w="30" w:type="dxa"/>
            </w:tcMar>
          </w:tcPr>
          <w:p w14:paraId="69153569" w14:textId="77777777" w:rsidR="005B63E2" w:rsidRDefault="00046CA5">
            <w:pPr>
              <w:rPr>
                <w:del w:id="1179" w:author="Lo Yuen San, Sandy (non-empl)" w:date="2019-11-21T22:13:00Z"/>
              </w:rPr>
            </w:pPr>
            <w:del w:id="1180" w:author="Lo Yuen San, Sandy (non-empl)" w:date="2019-11-21T22:13:00Z">
              <w:r>
                <w:rPr>
                  <w:rFonts w:ascii="Calibri" w:eastAsia="PMingLiU" w:hAnsi="Calibri" w:cs="Arial"/>
                </w:rPr>
                <w:delText>CNY</w:delText>
              </w:r>
            </w:del>
          </w:p>
        </w:tc>
        <w:tc>
          <w:tcPr>
            <w:tcW w:w="0" w:type="auto"/>
            <w:tcMar>
              <w:top w:w="30" w:type="dxa"/>
              <w:left w:w="30" w:type="dxa"/>
              <w:bottom w:w="20" w:type="dxa"/>
              <w:right w:w="30" w:type="dxa"/>
            </w:tcMar>
          </w:tcPr>
          <w:p w14:paraId="6DAEF148" w14:textId="77777777" w:rsidR="005B63E2" w:rsidRDefault="00046CA5">
            <w:pPr>
              <w:rPr>
                <w:del w:id="1181" w:author="Lo Yuen San, Sandy (non-empl)" w:date="2019-11-21T22:13:00Z"/>
              </w:rPr>
            </w:pPr>
            <w:del w:id="1182" w:author="Lo Yuen San, Sandy (non-empl)" w:date="2019-11-21T22:13:00Z">
              <w:r>
                <w:rPr>
                  <w:rFonts w:ascii="Calibri" w:eastAsia="PMingLiU" w:hAnsi="Calibri" w:cs="Arial"/>
                </w:rPr>
                <w:delText>CNYEALSHIBOR</w:delText>
              </w:r>
            </w:del>
          </w:p>
        </w:tc>
      </w:tr>
      <w:tr w:rsidR="005B63E2" w14:paraId="06E1CAB7" w14:textId="77777777" w:rsidTr="005B63E2">
        <w:trPr>
          <w:del w:id="1183" w:author="Lo Yuen San, Sandy (non-empl)" w:date="2019-11-21T22:13:00Z"/>
        </w:trPr>
        <w:tc>
          <w:tcPr>
            <w:tcW w:w="0" w:type="auto"/>
            <w:tcMar>
              <w:top w:w="30" w:type="dxa"/>
              <w:left w:w="30" w:type="dxa"/>
              <w:bottom w:w="20" w:type="dxa"/>
              <w:right w:w="30" w:type="dxa"/>
            </w:tcMar>
          </w:tcPr>
          <w:p w14:paraId="0D62946F" w14:textId="77777777" w:rsidR="005B63E2" w:rsidRDefault="00046CA5">
            <w:pPr>
              <w:rPr>
                <w:del w:id="1184" w:author="Lo Yuen San, Sandy (non-empl)" w:date="2019-11-21T22:13:00Z"/>
              </w:rPr>
            </w:pPr>
            <w:del w:id="1185" w:author="Lo Yuen San, Sandy (non-empl)" w:date="2019-11-21T22:13:00Z">
              <w:r>
                <w:rPr>
                  <w:rFonts w:ascii="Calibri" w:eastAsia="PMingLiU" w:hAnsi="Calibri" w:cs="Arial"/>
                </w:rPr>
                <w:delText>DKK</w:delText>
              </w:r>
            </w:del>
          </w:p>
        </w:tc>
        <w:tc>
          <w:tcPr>
            <w:tcW w:w="0" w:type="auto"/>
            <w:tcMar>
              <w:top w:w="30" w:type="dxa"/>
              <w:left w:w="30" w:type="dxa"/>
              <w:bottom w:w="20" w:type="dxa"/>
              <w:right w:w="30" w:type="dxa"/>
            </w:tcMar>
          </w:tcPr>
          <w:p w14:paraId="19E525A4" w14:textId="77777777" w:rsidR="005B63E2" w:rsidRDefault="00046CA5">
            <w:pPr>
              <w:rPr>
                <w:del w:id="1186" w:author="Lo Yuen San, Sandy (non-empl)" w:date="2019-11-21T22:13:00Z"/>
              </w:rPr>
            </w:pPr>
            <w:del w:id="1187" w:author="Lo Yuen San, Sandy (non-empl)" w:date="2019-11-21T22:13:00Z">
              <w:r>
                <w:rPr>
                  <w:rFonts w:ascii="Calibri" w:eastAsia="PMingLiU" w:hAnsi="Calibri" w:cs="Arial"/>
                </w:rPr>
                <w:delText>DKK-SWAP</w:delText>
              </w:r>
            </w:del>
          </w:p>
        </w:tc>
      </w:tr>
      <w:tr w:rsidR="005B63E2" w14:paraId="6124C65C" w14:textId="77777777" w:rsidTr="005B63E2">
        <w:trPr>
          <w:del w:id="1188" w:author="Lo Yuen San, Sandy (non-empl)" w:date="2019-11-21T22:13:00Z"/>
        </w:trPr>
        <w:tc>
          <w:tcPr>
            <w:tcW w:w="0" w:type="auto"/>
            <w:tcMar>
              <w:top w:w="30" w:type="dxa"/>
              <w:left w:w="30" w:type="dxa"/>
              <w:bottom w:w="20" w:type="dxa"/>
              <w:right w:w="30" w:type="dxa"/>
            </w:tcMar>
          </w:tcPr>
          <w:p w14:paraId="1F2A828F" w14:textId="77777777" w:rsidR="005B63E2" w:rsidRDefault="00046CA5">
            <w:pPr>
              <w:rPr>
                <w:del w:id="1189" w:author="Lo Yuen San, Sandy (non-empl)" w:date="2019-11-21T22:13:00Z"/>
              </w:rPr>
            </w:pPr>
            <w:del w:id="1190" w:author="Lo Yuen San, Sandy (non-empl)" w:date="2019-11-21T22:13:00Z">
              <w:r>
                <w:rPr>
                  <w:rFonts w:ascii="Calibri" w:eastAsia="PMingLiU" w:hAnsi="Calibri" w:cs="Arial"/>
                </w:rPr>
                <w:delText>EGP</w:delText>
              </w:r>
            </w:del>
          </w:p>
        </w:tc>
        <w:tc>
          <w:tcPr>
            <w:tcW w:w="0" w:type="auto"/>
            <w:tcMar>
              <w:top w:w="30" w:type="dxa"/>
              <w:left w:w="30" w:type="dxa"/>
              <w:bottom w:w="20" w:type="dxa"/>
              <w:right w:w="30" w:type="dxa"/>
            </w:tcMar>
          </w:tcPr>
          <w:p w14:paraId="3CDF64A4" w14:textId="77777777" w:rsidR="005B63E2" w:rsidRDefault="00046CA5">
            <w:pPr>
              <w:rPr>
                <w:del w:id="1191" w:author="Lo Yuen San, Sandy (non-empl)" w:date="2019-11-21T22:13:00Z"/>
              </w:rPr>
            </w:pPr>
            <w:del w:id="1192" w:author="Lo Yuen San, Sandy (non-empl)" w:date="2019-11-21T22:13:00Z">
              <w:r>
                <w:rPr>
                  <w:rFonts w:ascii="Calibri" w:eastAsia="PMingLiU" w:hAnsi="Calibri" w:cs="Arial"/>
                </w:rPr>
                <w:delText>EGP_Z_DISCOUNT</w:delText>
              </w:r>
            </w:del>
          </w:p>
        </w:tc>
      </w:tr>
      <w:tr w:rsidR="005B63E2" w14:paraId="3BDE4813" w14:textId="77777777" w:rsidTr="005B63E2">
        <w:trPr>
          <w:del w:id="1193" w:author="Lo Yuen San, Sandy (non-empl)" w:date="2019-11-21T22:13:00Z"/>
        </w:trPr>
        <w:tc>
          <w:tcPr>
            <w:tcW w:w="0" w:type="auto"/>
            <w:tcMar>
              <w:top w:w="30" w:type="dxa"/>
              <w:left w:w="30" w:type="dxa"/>
              <w:bottom w:w="20" w:type="dxa"/>
              <w:right w:w="30" w:type="dxa"/>
            </w:tcMar>
          </w:tcPr>
          <w:p w14:paraId="5ADAAF02" w14:textId="77777777" w:rsidR="005B63E2" w:rsidRDefault="00046CA5">
            <w:pPr>
              <w:rPr>
                <w:del w:id="1194" w:author="Lo Yuen San, Sandy (non-empl)" w:date="2019-11-21T22:13:00Z"/>
              </w:rPr>
            </w:pPr>
            <w:del w:id="1195" w:author="Lo Yuen San, Sandy (non-empl)" w:date="2019-11-21T22:13:00Z">
              <w:r>
                <w:rPr>
                  <w:rFonts w:ascii="Calibri" w:eastAsia="PMingLiU" w:hAnsi="Calibri" w:cs="Arial"/>
                </w:rPr>
                <w:delText>EUR</w:delText>
              </w:r>
            </w:del>
          </w:p>
        </w:tc>
        <w:tc>
          <w:tcPr>
            <w:tcW w:w="0" w:type="auto"/>
            <w:tcMar>
              <w:top w:w="30" w:type="dxa"/>
              <w:left w:w="30" w:type="dxa"/>
              <w:bottom w:w="20" w:type="dxa"/>
              <w:right w:w="30" w:type="dxa"/>
            </w:tcMar>
          </w:tcPr>
          <w:p w14:paraId="1278B5AC" w14:textId="77777777" w:rsidR="005B63E2" w:rsidRDefault="00046CA5">
            <w:pPr>
              <w:rPr>
                <w:del w:id="1196" w:author="Lo Yuen San, Sandy (non-empl)" w:date="2019-11-21T22:13:00Z"/>
              </w:rPr>
            </w:pPr>
            <w:del w:id="1197" w:author="Lo Yuen San, Sandy (non-empl)" w:date="2019-11-21T22:13:00Z">
              <w:r>
                <w:rPr>
                  <w:rFonts w:ascii="Calibri" w:eastAsia="PMingLiU" w:hAnsi="Calibri" w:cs="Arial"/>
                </w:rPr>
                <w:delText>EUR-6M-BS-D</w:delText>
              </w:r>
            </w:del>
          </w:p>
        </w:tc>
      </w:tr>
      <w:tr w:rsidR="005B63E2" w14:paraId="018165E5" w14:textId="77777777" w:rsidTr="005B63E2">
        <w:trPr>
          <w:del w:id="1198" w:author="Lo Yuen San, Sandy (non-empl)" w:date="2019-11-21T22:13:00Z"/>
        </w:trPr>
        <w:tc>
          <w:tcPr>
            <w:tcW w:w="0" w:type="auto"/>
            <w:tcMar>
              <w:top w:w="30" w:type="dxa"/>
              <w:left w:w="30" w:type="dxa"/>
              <w:bottom w:w="20" w:type="dxa"/>
              <w:right w:w="30" w:type="dxa"/>
            </w:tcMar>
          </w:tcPr>
          <w:p w14:paraId="597FCA68" w14:textId="77777777" w:rsidR="005B63E2" w:rsidRDefault="00046CA5">
            <w:pPr>
              <w:rPr>
                <w:del w:id="1199" w:author="Lo Yuen San, Sandy (non-empl)" w:date="2019-11-21T22:13:00Z"/>
              </w:rPr>
            </w:pPr>
            <w:del w:id="1200" w:author="Lo Yuen San, Sandy (non-empl)" w:date="2019-11-21T22:13:00Z">
              <w:r>
                <w:rPr>
                  <w:rFonts w:ascii="Calibri" w:eastAsia="PMingLiU" w:hAnsi="Calibri" w:cs="Arial"/>
                </w:rPr>
                <w:delText>FJD</w:delText>
              </w:r>
            </w:del>
          </w:p>
        </w:tc>
        <w:tc>
          <w:tcPr>
            <w:tcW w:w="0" w:type="auto"/>
            <w:tcMar>
              <w:top w:w="30" w:type="dxa"/>
              <w:left w:w="30" w:type="dxa"/>
              <w:bottom w:w="20" w:type="dxa"/>
              <w:right w:w="30" w:type="dxa"/>
            </w:tcMar>
          </w:tcPr>
          <w:p w14:paraId="1684D8E4" w14:textId="77777777" w:rsidR="005B63E2" w:rsidRDefault="00046CA5">
            <w:pPr>
              <w:rPr>
                <w:del w:id="1201" w:author="Lo Yuen San, Sandy (non-empl)" w:date="2019-11-21T22:13:00Z"/>
              </w:rPr>
            </w:pPr>
            <w:del w:id="1202" w:author="Lo Yuen San, Sandy (non-empl)" w:date="2019-11-21T22:13:00Z">
              <w:r>
                <w:rPr>
                  <w:rFonts w:ascii="Calibri" w:eastAsia="PMingLiU" w:hAnsi="Calibri" w:cs="Arial"/>
                </w:rPr>
                <w:delText>FJD-SWAP</w:delText>
              </w:r>
            </w:del>
          </w:p>
        </w:tc>
      </w:tr>
      <w:tr w:rsidR="005B63E2" w14:paraId="616C10C3" w14:textId="77777777" w:rsidTr="005B63E2">
        <w:trPr>
          <w:del w:id="1203" w:author="Lo Yuen San, Sandy (non-empl)" w:date="2019-11-21T22:13:00Z"/>
        </w:trPr>
        <w:tc>
          <w:tcPr>
            <w:tcW w:w="0" w:type="auto"/>
            <w:tcMar>
              <w:top w:w="30" w:type="dxa"/>
              <w:left w:w="30" w:type="dxa"/>
              <w:bottom w:w="20" w:type="dxa"/>
              <w:right w:w="30" w:type="dxa"/>
            </w:tcMar>
          </w:tcPr>
          <w:p w14:paraId="5C2EA51B" w14:textId="77777777" w:rsidR="005B63E2" w:rsidRDefault="00046CA5">
            <w:pPr>
              <w:rPr>
                <w:del w:id="1204" w:author="Lo Yuen San, Sandy (non-empl)" w:date="2019-11-21T22:13:00Z"/>
              </w:rPr>
            </w:pPr>
            <w:del w:id="1205" w:author="Lo Yuen San, Sandy (non-empl)" w:date="2019-11-21T22:13:00Z">
              <w:r>
                <w:rPr>
                  <w:rFonts w:ascii="Calibri" w:eastAsia="PMingLiU" w:hAnsi="Calibri" w:cs="Arial"/>
                </w:rPr>
                <w:delText>GBP</w:delText>
              </w:r>
            </w:del>
          </w:p>
        </w:tc>
        <w:tc>
          <w:tcPr>
            <w:tcW w:w="0" w:type="auto"/>
            <w:tcMar>
              <w:top w:w="30" w:type="dxa"/>
              <w:left w:w="30" w:type="dxa"/>
              <w:bottom w:w="20" w:type="dxa"/>
              <w:right w:w="30" w:type="dxa"/>
            </w:tcMar>
          </w:tcPr>
          <w:p w14:paraId="0480EF61" w14:textId="77777777" w:rsidR="005B63E2" w:rsidRDefault="00046CA5">
            <w:pPr>
              <w:rPr>
                <w:del w:id="1206" w:author="Lo Yuen San, Sandy (non-empl)" w:date="2019-11-21T22:13:00Z"/>
              </w:rPr>
            </w:pPr>
            <w:del w:id="1207" w:author="Lo Yuen San, Sandy (non-empl)" w:date="2019-11-21T22:13:00Z">
              <w:r>
                <w:rPr>
                  <w:rFonts w:ascii="Calibri" w:eastAsia="PMingLiU" w:hAnsi="Calibri" w:cs="Arial"/>
                </w:rPr>
                <w:delText>GBP-SWAP</w:delText>
              </w:r>
            </w:del>
          </w:p>
        </w:tc>
      </w:tr>
      <w:tr w:rsidR="005B63E2" w14:paraId="5F91E503" w14:textId="77777777" w:rsidTr="005B63E2">
        <w:trPr>
          <w:del w:id="1208" w:author="Lo Yuen San, Sandy (non-empl)" w:date="2019-11-21T22:13:00Z"/>
        </w:trPr>
        <w:tc>
          <w:tcPr>
            <w:tcW w:w="0" w:type="auto"/>
            <w:tcMar>
              <w:top w:w="30" w:type="dxa"/>
              <w:left w:w="30" w:type="dxa"/>
              <w:bottom w:w="20" w:type="dxa"/>
              <w:right w:w="30" w:type="dxa"/>
            </w:tcMar>
          </w:tcPr>
          <w:p w14:paraId="09CBEF58" w14:textId="77777777" w:rsidR="005B63E2" w:rsidRDefault="00046CA5">
            <w:pPr>
              <w:rPr>
                <w:del w:id="1209" w:author="Lo Yuen San, Sandy (non-empl)" w:date="2019-11-21T22:13:00Z"/>
              </w:rPr>
            </w:pPr>
            <w:del w:id="1210" w:author="Lo Yuen San, Sandy (non-empl)" w:date="2019-11-21T22:13:00Z">
              <w:r>
                <w:rPr>
                  <w:rFonts w:ascii="Calibri" w:eastAsia="PMingLiU" w:hAnsi="Calibri" w:cs="Arial"/>
                </w:rPr>
                <w:delText>GLD</w:delText>
              </w:r>
            </w:del>
          </w:p>
        </w:tc>
        <w:tc>
          <w:tcPr>
            <w:tcW w:w="0" w:type="auto"/>
            <w:tcMar>
              <w:top w:w="30" w:type="dxa"/>
              <w:left w:w="30" w:type="dxa"/>
              <w:bottom w:w="20" w:type="dxa"/>
              <w:right w:w="30" w:type="dxa"/>
            </w:tcMar>
          </w:tcPr>
          <w:p w14:paraId="6FA9C906" w14:textId="77777777" w:rsidR="005B63E2" w:rsidRDefault="00046CA5">
            <w:pPr>
              <w:rPr>
                <w:del w:id="1211" w:author="Lo Yuen San, Sandy (non-empl)" w:date="2019-11-21T22:13:00Z"/>
              </w:rPr>
            </w:pPr>
            <w:del w:id="1212" w:author="Lo Yuen San, Sandy (non-empl)" w:date="2019-11-21T22:13:00Z">
              <w:r>
                <w:rPr>
                  <w:rFonts w:ascii="Calibri" w:eastAsia="PMingLiU" w:hAnsi="Calibri" w:cs="Arial"/>
                </w:rPr>
                <w:delText>99G-SWAP</w:delText>
              </w:r>
            </w:del>
          </w:p>
        </w:tc>
      </w:tr>
      <w:tr w:rsidR="005B63E2" w14:paraId="11E79737" w14:textId="77777777" w:rsidTr="005B63E2">
        <w:trPr>
          <w:del w:id="1213" w:author="Lo Yuen San, Sandy (non-empl)" w:date="2019-11-21T22:13:00Z"/>
        </w:trPr>
        <w:tc>
          <w:tcPr>
            <w:tcW w:w="0" w:type="auto"/>
            <w:tcMar>
              <w:top w:w="30" w:type="dxa"/>
              <w:left w:w="30" w:type="dxa"/>
              <w:bottom w:w="20" w:type="dxa"/>
              <w:right w:w="30" w:type="dxa"/>
            </w:tcMar>
          </w:tcPr>
          <w:p w14:paraId="7B0B8B6A" w14:textId="77777777" w:rsidR="005B63E2" w:rsidRDefault="00046CA5">
            <w:pPr>
              <w:rPr>
                <w:del w:id="1214" w:author="Lo Yuen San, Sandy (non-empl)" w:date="2019-11-21T22:13:00Z"/>
              </w:rPr>
            </w:pPr>
            <w:del w:id="1215" w:author="Lo Yuen San, Sandy (non-empl)" w:date="2019-11-21T22:13:00Z">
              <w:r>
                <w:rPr>
                  <w:rFonts w:ascii="Calibri" w:eastAsia="PMingLiU" w:hAnsi="Calibri" w:cs="Arial"/>
                </w:rPr>
                <w:delText>HKD</w:delText>
              </w:r>
            </w:del>
          </w:p>
        </w:tc>
        <w:tc>
          <w:tcPr>
            <w:tcW w:w="0" w:type="auto"/>
            <w:tcMar>
              <w:top w:w="30" w:type="dxa"/>
              <w:left w:w="30" w:type="dxa"/>
              <w:bottom w:w="20" w:type="dxa"/>
              <w:right w:w="30" w:type="dxa"/>
            </w:tcMar>
          </w:tcPr>
          <w:p w14:paraId="04F04DDC" w14:textId="77777777" w:rsidR="005B63E2" w:rsidRDefault="00046CA5">
            <w:pPr>
              <w:rPr>
                <w:del w:id="1216" w:author="Lo Yuen San, Sandy (non-empl)" w:date="2019-11-21T22:13:00Z"/>
              </w:rPr>
            </w:pPr>
            <w:del w:id="1217" w:author="Lo Yuen San, Sandy (non-empl)" w:date="2019-11-21T22:13:00Z">
              <w:r>
                <w:rPr>
                  <w:rFonts w:ascii="Calibri" w:eastAsia="PMingLiU" w:hAnsi="Calibri" w:cs="Arial"/>
                </w:rPr>
                <w:delText>HKD-3M-BS-D</w:delText>
              </w:r>
            </w:del>
          </w:p>
        </w:tc>
      </w:tr>
      <w:tr w:rsidR="005B63E2" w14:paraId="2BBDFDFB" w14:textId="77777777" w:rsidTr="005B63E2">
        <w:trPr>
          <w:del w:id="1218" w:author="Lo Yuen San, Sandy (non-empl)" w:date="2019-11-21T22:13:00Z"/>
        </w:trPr>
        <w:tc>
          <w:tcPr>
            <w:tcW w:w="0" w:type="auto"/>
            <w:tcMar>
              <w:top w:w="30" w:type="dxa"/>
              <w:left w:w="30" w:type="dxa"/>
              <w:bottom w:w="20" w:type="dxa"/>
              <w:right w:w="30" w:type="dxa"/>
            </w:tcMar>
          </w:tcPr>
          <w:p w14:paraId="7CA0C57C" w14:textId="77777777" w:rsidR="005B63E2" w:rsidRDefault="00046CA5">
            <w:pPr>
              <w:rPr>
                <w:del w:id="1219" w:author="Lo Yuen San, Sandy (non-empl)" w:date="2019-11-21T22:13:00Z"/>
              </w:rPr>
            </w:pPr>
            <w:del w:id="1220" w:author="Lo Yuen San, Sandy (non-empl)" w:date="2019-11-21T22:13:00Z">
              <w:r>
                <w:rPr>
                  <w:rFonts w:ascii="Calibri" w:eastAsia="PMingLiU" w:hAnsi="Calibri" w:cs="Arial"/>
                </w:rPr>
                <w:delText>IDR</w:delText>
              </w:r>
            </w:del>
          </w:p>
        </w:tc>
        <w:tc>
          <w:tcPr>
            <w:tcW w:w="0" w:type="auto"/>
            <w:tcMar>
              <w:top w:w="30" w:type="dxa"/>
              <w:left w:w="30" w:type="dxa"/>
              <w:bottom w:w="20" w:type="dxa"/>
              <w:right w:w="30" w:type="dxa"/>
            </w:tcMar>
          </w:tcPr>
          <w:p w14:paraId="3EC52234" w14:textId="77777777" w:rsidR="005B63E2" w:rsidRDefault="00046CA5">
            <w:pPr>
              <w:rPr>
                <w:del w:id="1221" w:author="Lo Yuen San, Sandy (non-empl)" w:date="2019-11-21T22:13:00Z"/>
              </w:rPr>
            </w:pPr>
            <w:del w:id="1222" w:author="Lo Yuen San, Sandy (non-empl)" w:date="2019-11-21T22:13:00Z">
              <w:r>
                <w:rPr>
                  <w:rFonts w:ascii="Calibri" w:eastAsia="PMingLiU" w:hAnsi="Calibri" w:cs="Arial"/>
                </w:rPr>
                <w:delText>IDR-SWAP</w:delText>
              </w:r>
            </w:del>
          </w:p>
        </w:tc>
      </w:tr>
      <w:tr w:rsidR="005B63E2" w14:paraId="370B2B3A" w14:textId="77777777" w:rsidTr="005B63E2">
        <w:trPr>
          <w:del w:id="1223" w:author="Lo Yuen San, Sandy (non-empl)" w:date="2019-11-21T22:13:00Z"/>
        </w:trPr>
        <w:tc>
          <w:tcPr>
            <w:tcW w:w="0" w:type="auto"/>
            <w:tcMar>
              <w:top w:w="30" w:type="dxa"/>
              <w:left w:w="30" w:type="dxa"/>
              <w:bottom w:w="20" w:type="dxa"/>
              <w:right w:w="30" w:type="dxa"/>
            </w:tcMar>
          </w:tcPr>
          <w:p w14:paraId="32C55EE6" w14:textId="77777777" w:rsidR="005B63E2" w:rsidRDefault="00046CA5">
            <w:pPr>
              <w:rPr>
                <w:del w:id="1224" w:author="Lo Yuen San, Sandy (non-empl)" w:date="2019-11-21T22:13:00Z"/>
              </w:rPr>
            </w:pPr>
            <w:del w:id="1225" w:author="Lo Yuen San, Sandy (non-empl)" w:date="2019-11-21T22:13:00Z">
              <w:r>
                <w:rPr>
                  <w:rFonts w:ascii="Calibri" w:eastAsia="PMingLiU" w:hAnsi="Calibri" w:cs="Arial"/>
                </w:rPr>
                <w:delText>INR</w:delText>
              </w:r>
            </w:del>
          </w:p>
        </w:tc>
        <w:tc>
          <w:tcPr>
            <w:tcW w:w="0" w:type="auto"/>
            <w:tcMar>
              <w:top w:w="30" w:type="dxa"/>
              <w:left w:w="30" w:type="dxa"/>
              <w:bottom w:w="20" w:type="dxa"/>
              <w:right w:w="30" w:type="dxa"/>
            </w:tcMar>
          </w:tcPr>
          <w:p w14:paraId="58D679CA" w14:textId="77777777" w:rsidR="005B63E2" w:rsidRDefault="00046CA5">
            <w:pPr>
              <w:rPr>
                <w:del w:id="1226" w:author="Lo Yuen San, Sandy (non-empl)" w:date="2019-11-21T22:13:00Z"/>
              </w:rPr>
            </w:pPr>
            <w:del w:id="1227" w:author="Lo Yuen San, Sandy (non-empl)" w:date="2019-11-21T22:13:00Z">
              <w:r>
                <w:rPr>
                  <w:rFonts w:ascii="Calibri" w:eastAsia="PMingLiU" w:hAnsi="Calibri" w:cs="Arial"/>
                </w:rPr>
                <w:delText>INR-SWAP</w:delText>
              </w:r>
            </w:del>
          </w:p>
        </w:tc>
      </w:tr>
      <w:tr w:rsidR="005B63E2" w14:paraId="5CB056F6" w14:textId="77777777" w:rsidTr="005B63E2">
        <w:trPr>
          <w:del w:id="1228" w:author="Lo Yuen San, Sandy (non-empl)" w:date="2019-11-21T22:13:00Z"/>
        </w:trPr>
        <w:tc>
          <w:tcPr>
            <w:tcW w:w="0" w:type="auto"/>
            <w:tcMar>
              <w:top w:w="30" w:type="dxa"/>
              <w:left w:w="30" w:type="dxa"/>
              <w:bottom w:w="20" w:type="dxa"/>
              <w:right w:w="30" w:type="dxa"/>
            </w:tcMar>
          </w:tcPr>
          <w:p w14:paraId="428618AD" w14:textId="77777777" w:rsidR="005B63E2" w:rsidRDefault="00046CA5">
            <w:pPr>
              <w:rPr>
                <w:del w:id="1229" w:author="Lo Yuen San, Sandy (non-empl)" w:date="2019-11-21T22:13:00Z"/>
              </w:rPr>
            </w:pPr>
            <w:del w:id="1230" w:author="Lo Yuen San, Sandy (non-empl)" w:date="2019-11-21T22:13:00Z">
              <w:r>
                <w:rPr>
                  <w:rFonts w:ascii="Calibri" w:eastAsia="PMingLiU" w:hAnsi="Calibri" w:cs="Arial"/>
                </w:rPr>
                <w:delText>JPY</w:delText>
              </w:r>
            </w:del>
          </w:p>
        </w:tc>
        <w:tc>
          <w:tcPr>
            <w:tcW w:w="0" w:type="auto"/>
            <w:tcMar>
              <w:top w:w="30" w:type="dxa"/>
              <w:left w:w="30" w:type="dxa"/>
              <w:bottom w:w="20" w:type="dxa"/>
              <w:right w:w="30" w:type="dxa"/>
            </w:tcMar>
          </w:tcPr>
          <w:p w14:paraId="2D6D7F10" w14:textId="77777777" w:rsidR="005B63E2" w:rsidRDefault="00046CA5">
            <w:pPr>
              <w:rPr>
                <w:del w:id="1231" w:author="Lo Yuen San, Sandy (non-empl)" w:date="2019-11-21T22:13:00Z"/>
              </w:rPr>
            </w:pPr>
            <w:del w:id="1232" w:author="Lo Yuen San, Sandy (non-empl)" w:date="2019-11-21T22:13:00Z">
              <w:r>
                <w:rPr>
                  <w:rFonts w:ascii="Calibri" w:eastAsia="PMingLiU" w:hAnsi="Calibri" w:cs="Arial"/>
                </w:rPr>
                <w:delText>JPY-SWAP</w:delText>
              </w:r>
            </w:del>
          </w:p>
        </w:tc>
      </w:tr>
      <w:tr w:rsidR="005B63E2" w14:paraId="13D5C14F" w14:textId="77777777" w:rsidTr="005B63E2">
        <w:trPr>
          <w:del w:id="1233" w:author="Lo Yuen San, Sandy (non-empl)" w:date="2019-11-21T22:13:00Z"/>
        </w:trPr>
        <w:tc>
          <w:tcPr>
            <w:tcW w:w="0" w:type="auto"/>
            <w:tcMar>
              <w:top w:w="30" w:type="dxa"/>
              <w:left w:w="30" w:type="dxa"/>
              <w:bottom w:w="20" w:type="dxa"/>
              <w:right w:w="30" w:type="dxa"/>
            </w:tcMar>
          </w:tcPr>
          <w:p w14:paraId="74050683" w14:textId="77777777" w:rsidR="005B63E2" w:rsidRDefault="00046CA5">
            <w:pPr>
              <w:rPr>
                <w:del w:id="1234" w:author="Lo Yuen San, Sandy (non-empl)" w:date="2019-11-21T22:13:00Z"/>
              </w:rPr>
            </w:pPr>
            <w:del w:id="1235" w:author="Lo Yuen San, Sandy (non-empl)" w:date="2019-11-21T22:13:00Z">
              <w:r>
                <w:rPr>
                  <w:rFonts w:ascii="Calibri" w:eastAsia="PMingLiU" w:hAnsi="Calibri" w:cs="Arial"/>
                </w:rPr>
                <w:delText>KRW</w:delText>
              </w:r>
            </w:del>
          </w:p>
        </w:tc>
        <w:tc>
          <w:tcPr>
            <w:tcW w:w="0" w:type="auto"/>
            <w:tcMar>
              <w:top w:w="30" w:type="dxa"/>
              <w:left w:w="30" w:type="dxa"/>
              <w:bottom w:w="20" w:type="dxa"/>
              <w:right w:w="30" w:type="dxa"/>
            </w:tcMar>
          </w:tcPr>
          <w:p w14:paraId="7FD7C60C" w14:textId="77777777" w:rsidR="005B63E2" w:rsidRDefault="00046CA5">
            <w:pPr>
              <w:rPr>
                <w:del w:id="1236" w:author="Lo Yuen San, Sandy (non-empl)" w:date="2019-11-21T22:13:00Z"/>
              </w:rPr>
            </w:pPr>
            <w:del w:id="1237" w:author="Lo Yuen San, Sandy (non-empl)" w:date="2019-11-21T22:13:00Z">
              <w:r>
                <w:rPr>
                  <w:rFonts w:ascii="Calibri" w:eastAsia="PMingLiU" w:hAnsi="Calibri" w:cs="Arial"/>
                </w:rPr>
                <w:delText>KRW-SWAP</w:delText>
              </w:r>
            </w:del>
          </w:p>
        </w:tc>
      </w:tr>
      <w:tr w:rsidR="005B63E2" w14:paraId="4EE4FC8D" w14:textId="77777777" w:rsidTr="005B63E2">
        <w:trPr>
          <w:del w:id="1238" w:author="Lo Yuen San, Sandy (non-empl)" w:date="2019-11-21T22:13:00Z"/>
        </w:trPr>
        <w:tc>
          <w:tcPr>
            <w:tcW w:w="0" w:type="auto"/>
            <w:tcMar>
              <w:top w:w="30" w:type="dxa"/>
              <w:left w:w="30" w:type="dxa"/>
              <w:bottom w:w="20" w:type="dxa"/>
              <w:right w:w="30" w:type="dxa"/>
            </w:tcMar>
          </w:tcPr>
          <w:p w14:paraId="0A65AC6C" w14:textId="77777777" w:rsidR="005B63E2" w:rsidRDefault="00046CA5">
            <w:pPr>
              <w:rPr>
                <w:del w:id="1239" w:author="Lo Yuen San, Sandy (non-empl)" w:date="2019-11-21T22:13:00Z"/>
              </w:rPr>
            </w:pPr>
            <w:del w:id="1240" w:author="Lo Yuen San, Sandy (non-empl)" w:date="2019-11-21T22:13:00Z">
              <w:r>
                <w:rPr>
                  <w:rFonts w:ascii="Calibri" w:eastAsia="PMingLiU" w:hAnsi="Calibri" w:cs="Arial"/>
                </w:rPr>
                <w:delText>KWD</w:delText>
              </w:r>
            </w:del>
          </w:p>
        </w:tc>
        <w:tc>
          <w:tcPr>
            <w:tcW w:w="0" w:type="auto"/>
            <w:tcMar>
              <w:top w:w="30" w:type="dxa"/>
              <w:left w:w="30" w:type="dxa"/>
              <w:bottom w:w="20" w:type="dxa"/>
              <w:right w:w="30" w:type="dxa"/>
            </w:tcMar>
          </w:tcPr>
          <w:p w14:paraId="799471F7" w14:textId="77777777" w:rsidR="005B63E2" w:rsidRDefault="00046CA5">
            <w:pPr>
              <w:rPr>
                <w:del w:id="1241" w:author="Lo Yuen San, Sandy (non-empl)" w:date="2019-11-21T22:13:00Z"/>
              </w:rPr>
            </w:pPr>
            <w:del w:id="1242" w:author="Lo Yuen San, Sandy (non-empl)" w:date="2019-11-21T22:13:00Z">
              <w:r>
                <w:rPr>
                  <w:rFonts w:ascii="Calibri" w:eastAsia="PMingLiU" w:hAnsi="Calibri" w:cs="Arial"/>
                </w:rPr>
                <w:delText>KWD_Z_DISCOUNT</w:delText>
              </w:r>
            </w:del>
          </w:p>
        </w:tc>
      </w:tr>
      <w:tr w:rsidR="005B63E2" w14:paraId="6C0F7B01" w14:textId="77777777" w:rsidTr="005B63E2">
        <w:trPr>
          <w:del w:id="1243" w:author="Lo Yuen San, Sandy (non-empl)" w:date="2019-11-21T22:13:00Z"/>
        </w:trPr>
        <w:tc>
          <w:tcPr>
            <w:tcW w:w="0" w:type="auto"/>
            <w:tcMar>
              <w:top w:w="30" w:type="dxa"/>
              <w:left w:w="30" w:type="dxa"/>
              <w:bottom w:w="20" w:type="dxa"/>
              <w:right w:w="30" w:type="dxa"/>
            </w:tcMar>
          </w:tcPr>
          <w:p w14:paraId="41B995BF" w14:textId="77777777" w:rsidR="005B63E2" w:rsidRDefault="00046CA5">
            <w:pPr>
              <w:rPr>
                <w:del w:id="1244" w:author="Lo Yuen San, Sandy (non-empl)" w:date="2019-11-21T22:13:00Z"/>
              </w:rPr>
            </w:pPr>
            <w:del w:id="1245" w:author="Lo Yuen San, Sandy (non-empl)" w:date="2019-11-21T22:13:00Z">
              <w:r>
                <w:rPr>
                  <w:rFonts w:ascii="Calibri" w:eastAsia="PMingLiU" w:hAnsi="Calibri" w:cs="Arial"/>
                </w:rPr>
                <w:delText>MOP</w:delText>
              </w:r>
            </w:del>
          </w:p>
        </w:tc>
        <w:tc>
          <w:tcPr>
            <w:tcW w:w="0" w:type="auto"/>
            <w:tcMar>
              <w:top w:w="30" w:type="dxa"/>
              <w:left w:w="30" w:type="dxa"/>
              <w:bottom w:w="20" w:type="dxa"/>
              <w:right w:w="30" w:type="dxa"/>
            </w:tcMar>
          </w:tcPr>
          <w:p w14:paraId="07B2A924" w14:textId="77777777" w:rsidR="005B63E2" w:rsidRDefault="00046CA5">
            <w:pPr>
              <w:rPr>
                <w:del w:id="1246" w:author="Lo Yuen San, Sandy (non-empl)" w:date="2019-11-21T22:13:00Z"/>
              </w:rPr>
            </w:pPr>
            <w:del w:id="1247" w:author="Lo Yuen San, Sandy (non-empl)" w:date="2019-11-21T22:13:00Z">
              <w:r>
                <w:rPr>
                  <w:rFonts w:ascii="Calibri" w:eastAsia="PMingLiU" w:hAnsi="Calibri" w:cs="Arial"/>
                </w:rPr>
                <w:delText>MOPEALSWAP</w:delText>
              </w:r>
            </w:del>
          </w:p>
        </w:tc>
      </w:tr>
      <w:tr w:rsidR="005B63E2" w14:paraId="4078F87B" w14:textId="77777777" w:rsidTr="005B63E2">
        <w:trPr>
          <w:del w:id="1248" w:author="Lo Yuen San, Sandy (non-empl)" w:date="2019-11-21T22:13:00Z"/>
        </w:trPr>
        <w:tc>
          <w:tcPr>
            <w:tcW w:w="0" w:type="auto"/>
            <w:tcMar>
              <w:top w:w="30" w:type="dxa"/>
              <w:left w:w="30" w:type="dxa"/>
              <w:bottom w:w="20" w:type="dxa"/>
              <w:right w:w="30" w:type="dxa"/>
            </w:tcMar>
          </w:tcPr>
          <w:p w14:paraId="28EEC6A8" w14:textId="77777777" w:rsidR="005B63E2" w:rsidRDefault="00046CA5">
            <w:pPr>
              <w:rPr>
                <w:del w:id="1249" w:author="Lo Yuen San, Sandy (non-empl)" w:date="2019-11-21T22:13:00Z"/>
              </w:rPr>
            </w:pPr>
            <w:del w:id="1250" w:author="Lo Yuen San, Sandy (non-empl)" w:date="2019-11-21T22:13:00Z">
              <w:r>
                <w:rPr>
                  <w:rFonts w:ascii="Calibri" w:eastAsia="PMingLiU" w:hAnsi="Calibri" w:cs="Arial"/>
                </w:rPr>
                <w:delText>MXN</w:delText>
              </w:r>
            </w:del>
          </w:p>
        </w:tc>
        <w:tc>
          <w:tcPr>
            <w:tcW w:w="0" w:type="auto"/>
            <w:tcMar>
              <w:top w:w="30" w:type="dxa"/>
              <w:left w:w="30" w:type="dxa"/>
              <w:bottom w:w="20" w:type="dxa"/>
              <w:right w:w="30" w:type="dxa"/>
            </w:tcMar>
          </w:tcPr>
          <w:p w14:paraId="6B47E715" w14:textId="77777777" w:rsidR="005B63E2" w:rsidRDefault="00046CA5">
            <w:pPr>
              <w:rPr>
                <w:del w:id="1251" w:author="Lo Yuen San, Sandy (non-empl)" w:date="2019-11-21T22:13:00Z"/>
              </w:rPr>
            </w:pPr>
            <w:del w:id="1252" w:author="Lo Yuen San, Sandy (non-empl)" w:date="2019-11-21T22:13:00Z">
              <w:r>
                <w:rPr>
                  <w:rFonts w:ascii="Calibri" w:eastAsia="PMingLiU" w:hAnsi="Calibri" w:cs="Arial"/>
                </w:rPr>
                <w:delText>MXN_Z_DISCOUNT</w:delText>
              </w:r>
            </w:del>
          </w:p>
        </w:tc>
      </w:tr>
      <w:tr w:rsidR="005B63E2" w14:paraId="35EAF9CB" w14:textId="77777777" w:rsidTr="005B63E2">
        <w:trPr>
          <w:del w:id="1253" w:author="Lo Yuen San, Sandy (non-empl)" w:date="2019-11-21T22:13:00Z"/>
        </w:trPr>
        <w:tc>
          <w:tcPr>
            <w:tcW w:w="0" w:type="auto"/>
            <w:tcMar>
              <w:top w:w="30" w:type="dxa"/>
              <w:left w:w="30" w:type="dxa"/>
              <w:bottom w:w="20" w:type="dxa"/>
              <w:right w:w="30" w:type="dxa"/>
            </w:tcMar>
          </w:tcPr>
          <w:p w14:paraId="7BE1573A" w14:textId="77777777" w:rsidR="005B63E2" w:rsidRDefault="00046CA5">
            <w:pPr>
              <w:rPr>
                <w:del w:id="1254" w:author="Lo Yuen San, Sandy (non-empl)" w:date="2019-11-21T22:13:00Z"/>
              </w:rPr>
            </w:pPr>
            <w:del w:id="1255" w:author="Lo Yuen San, Sandy (non-empl)" w:date="2019-11-21T22:13:00Z">
              <w:r>
                <w:rPr>
                  <w:rFonts w:ascii="Calibri" w:eastAsia="PMingLiU" w:hAnsi="Calibri" w:cs="Arial"/>
                </w:rPr>
                <w:delText>MYR</w:delText>
              </w:r>
            </w:del>
          </w:p>
        </w:tc>
        <w:tc>
          <w:tcPr>
            <w:tcW w:w="0" w:type="auto"/>
            <w:tcMar>
              <w:top w:w="30" w:type="dxa"/>
              <w:left w:w="30" w:type="dxa"/>
              <w:bottom w:w="20" w:type="dxa"/>
              <w:right w:w="30" w:type="dxa"/>
            </w:tcMar>
          </w:tcPr>
          <w:p w14:paraId="0EDC5664" w14:textId="77777777" w:rsidR="005B63E2" w:rsidRDefault="00046CA5">
            <w:pPr>
              <w:rPr>
                <w:del w:id="1256" w:author="Lo Yuen San, Sandy (non-empl)" w:date="2019-11-21T22:13:00Z"/>
              </w:rPr>
            </w:pPr>
            <w:del w:id="1257" w:author="Lo Yuen San, Sandy (non-empl)" w:date="2019-11-21T22:13:00Z">
              <w:r>
                <w:rPr>
                  <w:rFonts w:ascii="Calibri" w:eastAsia="PMingLiU" w:hAnsi="Calibri" w:cs="Arial"/>
                </w:rPr>
                <w:delText>MYR-SWAP</w:delText>
              </w:r>
            </w:del>
          </w:p>
        </w:tc>
      </w:tr>
      <w:tr w:rsidR="005B63E2" w14:paraId="2608F111" w14:textId="77777777" w:rsidTr="005B63E2">
        <w:trPr>
          <w:del w:id="1258" w:author="Lo Yuen San, Sandy (non-empl)" w:date="2019-11-21T22:13:00Z"/>
        </w:trPr>
        <w:tc>
          <w:tcPr>
            <w:tcW w:w="0" w:type="auto"/>
            <w:tcMar>
              <w:top w:w="30" w:type="dxa"/>
              <w:left w:w="30" w:type="dxa"/>
              <w:bottom w:w="20" w:type="dxa"/>
              <w:right w:w="30" w:type="dxa"/>
            </w:tcMar>
          </w:tcPr>
          <w:p w14:paraId="127DB4D2" w14:textId="77777777" w:rsidR="005B63E2" w:rsidRDefault="00046CA5">
            <w:pPr>
              <w:rPr>
                <w:del w:id="1259" w:author="Lo Yuen San, Sandy (non-empl)" w:date="2019-11-21T22:13:00Z"/>
              </w:rPr>
            </w:pPr>
            <w:del w:id="1260" w:author="Lo Yuen San, Sandy (non-empl)" w:date="2019-11-21T22:13:00Z">
              <w:r>
                <w:rPr>
                  <w:rFonts w:ascii="Calibri" w:eastAsia="PMingLiU" w:hAnsi="Calibri" w:cs="Arial"/>
                </w:rPr>
                <w:delText>NOK</w:delText>
              </w:r>
            </w:del>
          </w:p>
        </w:tc>
        <w:tc>
          <w:tcPr>
            <w:tcW w:w="0" w:type="auto"/>
            <w:tcMar>
              <w:top w:w="30" w:type="dxa"/>
              <w:left w:w="30" w:type="dxa"/>
              <w:bottom w:w="20" w:type="dxa"/>
              <w:right w:w="30" w:type="dxa"/>
            </w:tcMar>
          </w:tcPr>
          <w:p w14:paraId="7B8E881E" w14:textId="77777777" w:rsidR="005B63E2" w:rsidRDefault="00046CA5">
            <w:pPr>
              <w:rPr>
                <w:del w:id="1261" w:author="Lo Yuen San, Sandy (non-empl)" w:date="2019-11-21T22:13:00Z"/>
              </w:rPr>
            </w:pPr>
            <w:del w:id="1262" w:author="Lo Yuen San, Sandy (non-empl)" w:date="2019-11-21T22:13:00Z">
              <w:r>
                <w:rPr>
                  <w:rFonts w:ascii="Calibri" w:eastAsia="PMingLiU" w:hAnsi="Calibri" w:cs="Arial"/>
                </w:rPr>
                <w:delText>NOK-SWAP</w:delText>
              </w:r>
            </w:del>
          </w:p>
        </w:tc>
      </w:tr>
      <w:tr w:rsidR="005B63E2" w14:paraId="71F9BA13" w14:textId="77777777" w:rsidTr="005B63E2">
        <w:trPr>
          <w:del w:id="1263" w:author="Lo Yuen San, Sandy (non-empl)" w:date="2019-11-21T22:13:00Z"/>
        </w:trPr>
        <w:tc>
          <w:tcPr>
            <w:tcW w:w="0" w:type="auto"/>
            <w:tcMar>
              <w:top w:w="30" w:type="dxa"/>
              <w:left w:w="30" w:type="dxa"/>
              <w:bottom w:w="20" w:type="dxa"/>
              <w:right w:w="30" w:type="dxa"/>
            </w:tcMar>
          </w:tcPr>
          <w:p w14:paraId="4014F0EB" w14:textId="77777777" w:rsidR="005B63E2" w:rsidRDefault="00046CA5">
            <w:pPr>
              <w:rPr>
                <w:del w:id="1264" w:author="Lo Yuen San, Sandy (non-empl)" w:date="2019-11-21T22:13:00Z"/>
              </w:rPr>
            </w:pPr>
            <w:del w:id="1265" w:author="Lo Yuen San, Sandy (non-empl)" w:date="2019-11-21T22:13:00Z">
              <w:r>
                <w:rPr>
                  <w:rFonts w:ascii="Calibri" w:eastAsia="PMingLiU" w:hAnsi="Calibri" w:cs="Arial"/>
                </w:rPr>
                <w:delText>NZD</w:delText>
              </w:r>
            </w:del>
          </w:p>
        </w:tc>
        <w:tc>
          <w:tcPr>
            <w:tcW w:w="0" w:type="auto"/>
            <w:tcMar>
              <w:top w:w="30" w:type="dxa"/>
              <w:left w:w="30" w:type="dxa"/>
              <w:bottom w:w="20" w:type="dxa"/>
              <w:right w:w="30" w:type="dxa"/>
            </w:tcMar>
          </w:tcPr>
          <w:p w14:paraId="7E6B35BE" w14:textId="77777777" w:rsidR="005B63E2" w:rsidRDefault="00046CA5">
            <w:pPr>
              <w:rPr>
                <w:del w:id="1266" w:author="Lo Yuen San, Sandy (non-empl)" w:date="2019-11-21T22:13:00Z"/>
              </w:rPr>
            </w:pPr>
            <w:del w:id="1267" w:author="Lo Yuen San, Sandy (non-empl)" w:date="2019-11-21T22:13:00Z">
              <w:r>
                <w:rPr>
                  <w:rFonts w:ascii="Calibri" w:eastAsia="PMingLiU" w:hAnsi="Calibri" w:cs="Arial"/>
                </w:rPr>
                <w:delText>NZD-3M-BS-D</w:delText>
              </w:r>
            </w:del>
          </w:p>
        </w:tc>
      </w:tr>
      <w:tr w:rsidR="005B63E2" w14:paraId="4709D817" w14:textId="77777777" w:rsidTr="005B63E2">
        <w:trPr>
          <w:del w:id="1268" w:author="Lo Yuen San, Sandy (non-empl)" w:date="2019-11-21T22:13:00Z"/>
        </w:trPr>
        <w:tc>
          <w:tcPr>
            <w:tcW w:w="0" w:type="auto"/>
            <w:tcMar>
              <w:top w:w="30" w:type="dxa"/>
              <w:left w:w="30" w:type="dxa"/>
              <w:bottom w:w="20" w:type="dxa"/>
              <w:right w:w="30" w:type="dxa"/>
            </w:tcMar>
          </w:tcPr>
          <w:p w14:paraId="14645514" w14:textId="77777777" w:rsidR="005B63E2" w:rsidRDefault="00046CA5">
            <w:pPr>
              <w:rPr>
                <w:del w:id="1269" w:author="Lo Yuen San, Sandy (non-empl)" w:date="2019-11-21T22:13:00Z"/>
              </w:rPr>
            </w:pPr>
            <w:del w:id="1270" w:author="Lo Yuen San, Sandy (non-empl)" w:date="2019-11-21T22:13:00Z">
              <w:r>
                <w:rPr>
                  <w:rFonts w:ascii="Calibri" w:eastAsia="PMingLiU" w:hAnsi="Calibri" w:cs="Arial"/>
                </w:rPr>
                <w:delText>PHP</w:delText>
              </w:r>
            </w:del>
          </w:p>
        </w:tc>
        <w:tc>
          <w:tcPr>
            <w:tcW w:w="0" w:type="auto"/>
            <w:tcMar>
              <w:top w:w="30" w:type="dxa"/>
              <w:left w:w="30" w:type="dxa"/>
              <w:bottom w:w="20" w:type="dxa"/>
              <w:right w:w="30" w:type="dxa"/>
            </w:tcMar>
          </w:tcPr>
          <w:p w14:paraId="6820A293" w14:textId="77777777" w:rsidR="005B63E2" w:rsidRDefault="00046CA5">
            <w:pPr>
              <w:rPr>
                <w:del w:id="1271" w:author="Lo Yuen San, Sandy (non-empl)" w:date="2019-11-21T22:13:00Z"/>
              </w:rPr>
            </w:pPr>
            <w:del w:id="1272" w:author="Lo Yuen San, Sandy (non-empl)" w:date="2019-11-21T22:13:00Z">
              <w:r>
                <w:rPr>
                  <w:rFonts w:ascii="Calibri" w:eastAsia="PMingLiU" w:hAnsi="Calibri" w:cs="Arial"/>
                </w:rPr>
                <w:delText>PHP-SWAP</w:delText>
              </w:r>
            </w:del>
          </w:p>
        </w:tc>
      </w:tr>
      <w:tr w:rsidR="005B63E2" w14:paraId="0584F1E1" w14:textId="77777777" w:rsidTr="005B63E2">
        <w:trPr>
          <w:del w:id="1273" w:author="Lo Yuen San, Sandy (non-empl)" w:date="2019-11-21T22:13:00Z"/>
        </w:trPr>
        <w:tc>
          <w:tcPr>
            <w:tcW w:w="0" w:type="auto"/>
            <w:tcMar>
              <w:top w:w="30" w:type="dxa"/>
              <w:left w:w="30" w:type="dxa"/>
              <w:bottom w:w="20" w:type="dxa"/>
              <w:right w:w="30" w:type="dxa"/>
            </w:tcMar>
          </w:tcPr>
          <w:p w14:paraId="5FB3B967" w14:textId="77777777" w:rsidR="005B63E2" w:rsidRDefault="00046CA5">
            <w:pPr>
              <w:rPr>
                <w:del w:id="1274" w:author="Lo Yuen San, Sandy (non-empl)" w:date="2019-11-21T22:13:00Z"/>
              </w:rPr>
            </w:pPr>
            <w:del w:id="1275" w:author="Lo Yuen San, Sandy (non-empl)" w:date="2019-11-21T22:13:00Z">
              <w:r>
                <w:rPr>
                  <w:rFonts w:ascii="Calibri" w:eastAsia="PMingLiU" w:hAnsi="Calibri" w:cs="Arial"/>
                </w:rPr>
                <w:delText>PKR</w:delText>
              </w:r>
            </w:del>
          </w:p>
        </w:tc>
        <w:tc>
          <w:tcPr>
            <w:tcW w:w="0" w:type="auto"/>
            <w:tcMar>
              <w:top w:w="30" w:type="dxa"/>
              <w:left w:w="30" w:type="dxa"/>
              <w:bottom w:w="20" w:type="dxa"/>
              <w:right w:w="30" w:type="dxa"/>
            </w:tcMar>
          </w:tcPr>
          <w:p w14:paraId="0CDC9676" w14:textId="77777777" w:rsidR="005B63E2" w:rsidRDefault="00046CA5">
            <w:pPr>
              <w:rPr>
                <w:del w:id="1276" w:author="Lo Yuen San, Sandy (non-empl)" w:date="2019-11-21T22:13:00Z"/>
              </w:rPr>
            </w:pPr>
            <w:del w:id="1277" w:author="Lo Yuen San, Sandy (non-empl)" w:date="2019-11-21T22:13:00Z">
              <w:r>
                <w:rPr>
                  <w:rFonts w:ascii="Calibri" w:eastAsia="PMingLiU" w:hAnsi="Calibri" w:cs="Arial"/>
                </w:rPr>
                <w:delText>PKR-SWAP</w:delText>
              </w:r>
            </w:del>
          </w:p>
        </w:tc>
      </w:tr>
      <w:tr w:rsidR="005B63E2" w14:paraId="4D53ACC4" w14:textId="77777777" w:rsidTr="005B63E2">
        <w:trPr>
          <w:del w:id="1278" w:author="Lo Yuen San, Sandy (non-empl)" w:date="2019-11-21T22:13:00Z"/>
        </w:trPr>
        <w:tc>
          <w:tcPr>
            <w:tcW w:w="0" w:type="auto"/>
            <w:tcMar>
              <w:top w:w="30" w:type="dxa"/>
              <w:left w:w="30" w:type="dxa"/>
              <w:bottom w:w="20" w:type="dxa"/>
              <w:right w:w="30" w:type="dxa"/>
            </w:tcMar>
          </w:tcPr>
          <w:p w14:paraId="58400361" w14:textId="77777777" w:rsidR="005B63E2" w:rsidRDefault="00046CA5">
            <w:pPr>
              <w:rPr>
                <w:del w:id="1279" w:author="Lo Yuen San, Sandy (non-empl)" w:date="2019-11-21T22:13:00Z"/>
              </w:rPr>
            </w:pPr>
            <w:del w:id="1280" w:author="Lo Yuen San, Sandy (non-empl)" w:date="2019-11-21T22:13:00Z">
              <w:r>
                <w:rPr>
                  <w:rFonts w:ascii="Calibri" w:eastAsia="PMingLiU" w:hAnsi="Calibri" w:cs="Arial"/>
                </w:rPr>
                <w:delText>RUB</w:delText>
              </w:r>
            </w:del>
          </w:p>
        </w:tc>
        <w:tc>
          <w:tcPr>
            <w:tcW w:w="0" w:type="auto"/>
            <w:tcMar>
              <w:top w:w="30" w:type="dxa"/>
              <w:left w:w="30" w:type="dxa"/>
              <w:bottom w:w="20" w:type="dxa"/>
              <w:right w:w="30" w:type="dxa"/>
            </w:tcMar>
          </w:tcPr>
          <w:p w14:paraId="2ACE7462" w14:textId="77777777" w:rsidR="005B63E2" w:rsidRDefault="00046CA5">
            <w:pPr>
              <w:rPr>
                <w:del w:id="1281" w:author="Lo Yuen San, Sandy (non-empl)" w:date="2019-11-21T22:13:00Z"/>
              </w:rPr>
            </w:pPr>
            <w:del w:id="1282" w:author="Lo Yuen San, Sandy (non-empl)" w:date="2019-11-21T22:13:00Z">
              <w:r>
                <w:rPr>
                  <w:rFonts w:ascii="Calibri" w:eastAsia="PMingLiU" w:hAnsi="Calibri" w:cs="Arial"/>
                </w:rPr>
                <w:delText>RUB-SWAP</w:delText>
              </w:r>
            </w:del>
          </w:p>
        </w:tc>
      </w:tr>
      <w:tr w:rsidR="005B63E2" w14:paraId="5AC414FB" w14:textId="77777777" w:rsidTr="005B63E2">
        <w:trPr>
          <w:del w:id="1283" w:author="Lo Yuen San, Sandy (non-empl)" w:date="2019-11-21T22:13:00Z"/>
        </w:trPr>
        <w:tc>
          <w:tcPr>
            <w:tcW w:w="0" w:type="auto"/>
            <w:tcMar>
              <w:top w:w="30" w:type="dxa"/>
              <w:left w:w="30" w:type="dxa"/>
              <w:bottom w:w="20" w:type="dxa"/>
              <w:right w:w="30" w:type="dxa"/>
            </w:tcMar>
          </w:tcPr>
          <w:p w14:paraId="1E17BAE4" w14:textId="77777777" w:rsidR="005B63E2" w:rsidRDefault="00046CA5">
            <w:pPr>
              <w:rPr>
                <w:del w:id="1284" w:author="Lo Yuen San, Sandy (non-empl)" w:date="2019-11-21T22:13:00Z"/>
              </w:rPr>
            </w:pPr>
            <w:del w:id="1285" w:author="Lo Yuen San, Sandy (non-empl)" w:date="2019-11-21T22:13:00Z">
              <w:r>
                <w:rPr>
                  <w:rFonts w:ascii="Calibri" w:eastAsia="PMingLiU" w:hAnsi="Calibri" w:cs="Arial"/>
                </w:rPr>
                <w:delText>SAR</w:delText>
              </w:r>
            </w:del>
          </w:p>
        </w:tc>
        <w:tc>
          <w:tcPr>
            <w:tcW w:w="0" w:type="auto"/>
            <w:tcMar>
              <w:top w:w="30" w:type="dxa"/>
              <w:left w:w="30" w:type="dxa"/>
              <w:bottom w:w="20" w:type="dxa"/>
              <w:right w:w="30" w:type="dxa"/>
            </w:tcMar>
          </w:tcPr>
          <w:p w14:paraId="0F696E95" w14:textId="77777777" w:rsidR="005B63E2" w:rsidRDefault="00046CA5">
            <w:pPr>
              <w:rPr>
                <w:del w:id="1286" w:author="Lo Yuen San, Sandy (non-empl)" w:date="2019-11-21T22:13:00Z"/>
              </w:rPr>
            </w:pPr>
            <w:del w:id="1287" w:author="Lo Yuen San, Sandy (non-empl)" w:date="2019-11-21T22:13:00Z">
              <w:r>
                <w:rPr>
                  <w:rFonts w:ascii="Calibri" w:eastAsia="PMingLiU" w:hAnsi="Calibri" w:cs="Arial"/>
                </w:rPr>
                <w:delText>SAR_Z_DISCOUNT</w:delText>
              </w:r>
            </w:del>
          </w:p>
        </w:tc>
      </w:tr>
      <w:tr w:rsidR="005B63E2" w14:paraId="09E506E5" w14:textId="77777777" w:rsidTr="005B63E2">
        <w:trPr>
          <w:del w:id="1288" w:author="Lo Yuen San, Sandy (non-empl)" w:date="2019-11-21T22:13:00Z"/>
        </w:trPr>
        <w:tc>
          <w:tcPr>
            <w:tcW w:w="0" w:type="auto"/>
            <w:tcMar>
              <w:top w:w="30" w:type="dxa"/>
              <w:left w:w="30" w:type="dxa"/>
              <w:bottom w:w="20" w:type="dxa"/>
              <w:right w:w="30" w:type="dxa"/>
            </w:tcMar>
          </w:tcPr>
          <w:p w14:paraId="2F65CCA2" w14:textId="77777777" w:rsidR="005B63E2" w:rsidRDefault="00046CA5">
            <w:pPr>
              <w:rPr>
                <w:del w:id="1289" w:author="Lo Yuen San, Sandy (non-empl)" w:date="2019-11-21T22:13:00Z"/>
              </w:rPr>
            </w:pPr>
            <w:del w:id="1290" w:author="Lo Yuen San, Sandy (non-empl)" w:date="2019-11-21T22:13:00Z">
              <w:r>
                <w:rPr>
                  <w:rFonts w:ascii="Calibri" w:eastAsia="PMingLiU" w:hAnsi="Calibri" w:cs="Arial"/>
                </w:rPr>
                <w:delText>SEK</w:delText>
              </w:r>
            </w:del>
          </w:p>
        </w:tc>
        <w:tc>
          <w:tcPr>
            <w:tcW w:w="0" w:type="auto"/>
            <w:tcMar>
              <w:top w:w="30" w:type="dxa"/>
              <w:left w:w="30" w:type="dxa"/>
              <w:bottom w:w="20" w:type="dxa"/>
              <w:right w:w="30" w:type="dxa"/>
            </w:tcMar>
          </w:tcPr>
          <w:p w14:paraId="6F682875" w14:textId="77777777" w:rsidR="005B63E2" w:rsidRDefault="00046CA5">
            <w:pPr>
              <w:rPr>
                <w:del w:id="1291" w:author="Lo Yuen San, Sandy (non-empl)" w:date="2019-11-21T22:13:00Z"/>
              </w:rPr>
            </w:pPr>
            <w:del w:id="1292" w:author="Lo Yuen San, Sandy (non-empl)" w:date="2019-11-21T22:13:00Z">
              <w:r>
                <w:rPr>
                  <w:rFonts w:ascii="Calibri" w:eastAsia="PMingLiU" w:hAnsi="Calibri" w:cs="Arial"/>
                </w:rPr>
                <w:delText>SEK-SWAP</w:delText>
              </w:r>
            </w:del>
          </w:p>
        </w:tc>
      </w:tr>
      <w:tr w:rsidR="005B63E2" w14:paraId="0DD5EC94" w14:textId="77777777" w:rsidTr="005B63E2">
        <w:trPr>
          <w:del w:id="1293" w:author="Lo Yuen San, Sandy (non-empl)" w:date="2019-11-21T22:13:00Z"/>
        </w:trPr>
        <w:tc>
          <w:tcPr>
            <w:tcW w:w="0" w:type="auto"/>
            <w:tcMar>
              <w:top w:w="30" w:type="dxa"/>
              <w:left w:w="30" w:type="dxa"/>
              <w:bottom w:w="20" w:type="dxa"/>
              <w:right w:w="30" w:type="dxa"/>
            </w:tcMar>
          </w:tcPr>
          <w:p w14:paraId="3246325E" w14:textId="77777777" w:rsidR="005B63E2" w:rsidRDefault="00046CA5">
            <w:pPr>
              <w:rPr>
                <w:del w:id="1294" w:author="Lo Yuen San, Sandy (non-empl)" w:date="2019-11-21T22:13:00Z"/>
              </w:rPr>
            </w:pPr>
            <w:del w:id="1295" w:author="Lo Yuen San, Sandy (non-empl)" w:date="2019-11-21T22:13:00Z">
              <w:r>
                <w:rPr>
                  <w:rFonts w:ascii="Calibri" w:eastAsia="PMingLiU" w:hAnsi="Calibri" w:cs="Arial"/>
                </w:rPr>
                <w:delText>SGD</w:delText>
              </w:r>
            </w:del>
          </w:p>
        </w:tc>
        <w:tc>
          <w:tcPr>
            <w:tcW w:w="0" w:type="auto"/>
            <w:tcMar>
              <w:top w:w="30" w:type="dxa"/>
              <w:left w:w="30" w:type="dxa"/>
              <w:bottom w:w="20" w:type="dxa"/>
              <w:right w:w="30" w:type="dxa"/>
            </w:tcMar>
          </w:tcPr>
          <w:p w14:paraId="4A071C4F" w14:textId="77777777" w:rsidR="005B63E2" w:rsidRDefault="00046CA5">
            <w:pPr>
              <w:rPr>
                <w:del w:id="1296" w:author="Lo Yuen San, Sandy (non-empl)" w:date="2019-11-21T22:13:00Z"/>
              </w:rPr>
            </w:pPr>
            <w:del w:id="1297" w:author="Lo Yuen San, Sandy (non-empl)" w:date="2019-11-21T22:13:00Z">
              <w:r>
                <w:rPr>
                  <w:rFonts w:ascii="Calibri" w:eastAsia="PMingLiU" w:hAnsi="Calibri" w:cs="Arial"/>
                </w:rPr>
                <w:delText>SGD-6M-BS-D</w:delText>
              </w:r>
            </w:del>
          </w:p>
        </w:tc>
      </w:tr>
      <w:tr w:rsidR="005B63E2" w14:paraId="2F2F65B0" w14:textId="77777777" w:rsidTr="005B63E2">
        <w:trPr>
          <w:del w:id="1298" w:author="Lo Yuen San, Sandy (non-empl)" w:date="2019-11-21T22:13:00Z"/>
        </w:trPr>
        <w:tc>
          <w:tcPr>
            <w:tcW w:w="0" w:type="auto"/>
            <w:tcMar>
              <w:top w:w="30" w:type="dxa"/>
              <w:left w:w="30" w:type="dxa"/>
              <w:bottom w:w="20" w:type="dxa"/>
              <w:right w:w="30" w:type="dxa"/>
            </w:tcMar>
          </w:tcPr>
          <w:p w14:paraId="62E19021" w14:textId="77777777" w:rsidR="005B63E2" w:rsidRDefault="00046CA5">
            <w:pPr>
              <w:rPr>
                <w:del w:id="1299" w:author="Lo Yuen San, Sandy (non-empl)" w:date="2019-11-21T22:13:00Z"/>
              </w:rPr>
            </w:pPr>
            <w:del w:id="1300" w:author="Lo Yuen San, Sandy (non-empl)" w:date="2019-11-21T22:13:00Z">
              <w:r>
                <w:rPr>
                  <w:rFonts w:ascii="Calibri" w:eastAsia="PMingLiU" w:hAnsi="Calibri" w:cs="Arial"/>
                </w:rPr>
                <w:delText>THB</w:delText>
              </w:r>
            </w:del>
          </w:p>
        </w:tc>
        <w:tc>
          <w:tcPr>
            <w:tcW w:w="0" w:type="auto"/>
            <w:tcMar>
              <w:top w:w="30" w:type="dxa"/>
              <w:left w:w="30" w:type="dxa"/>
              <w:bottom w:w="20" w:type="dxa"/>
              <w:right w:w="30" w:type="dxa"/>
            </w:tcMar>
          </w:tcPr>
          <w:p w14:paraId="02631BD5" w14:textId="77777777" w:rsidR="005B63E2" w:rsidRDefault="00046CA5">
            <w:pPr>
              <w:rPr>
                <w:del w:id="1301" w:author="Lo Yuen San, Sandy (non-empl)" w:date="2019-11-21T22:13:00Z"/>
              </w:rPr>
            </w:pPr>
            <w:del w:id="1302" w:author="Lo Yuen San, Sandy (non-empl)" w:date="2019-11-21T22:13:00Z">
              <w:r>
                <w:rPr>
                  <w:rFonts w:ascii="Calibri" w:eastAsia="PMingLiU" w:hAnsi="Calibri" w:cs="Arial"/>
                </w:rPr>
                <w:delText>THB-SWAP</w:delText>
              </w:r>
            </w:del>
          </w:p>
        </w:tc>
      </w:tr>
      <w:tr w:rsidR="005B63E2" w14:paraId="3B62CB13" w14:textId="77777777" w:rsidTr="005B63E2">
        <w:trPr>
          <w:del w:id="1303" w:author="Lo Yuen San, Sandy (non-empl)" w:date="2019-11-21T22:13:00Z"/>
        </w:trPr>
        <w:tc>
          <w:tcPr>
            <w:tcW w:w="0" w:type="auto"/>
            <w:tcMar>
              <w:top w:w="30" w:type="dxa"/>
              <w:left w:w="30" w:type="dxa"/>
              <w:bottom w:w="20" w:type="dxa"/>
              <w:right w:w="30" w:type="dxa"/>
            </w:tcMar>
          </w:tcPr>
          <w:p w14:paraId="485CEA54" w14:textId="77777777" w:rsidR="005B63E2" w:rsidRDefault="00046CA5">
            <w:pPr>
              <w:rPr>
                <w:del w:id="1304" w:author="Lo Yuen San, Sandy (non-empl)" w:date="2019-11-21T22:13:00Z"/>
              </w:rPr>
            </w:pPr>
            <w:del w:id="1305" w:author="Lo Yuen San, Sandy (non-empl)" w:date="2019-11-21T22:13:00Z">
              <w:r>
                <w:rPr>
                  <w:rFonts w:ascii="Calibri" w:eastAsia="PMingLiU" w:hAnsi="Calibri" w:cs="Arial"/>
                </w:rPr>
                <w:delText>TWD</w:delText>
              </w:r>
            </w:del>
          </w:p>
        </w:tc>
        <w:tc>
          <w:tcPr>
            <w:tcW w:w="0" w:type="auto"/>
            <w:tcMar>
              <w:top w:w="30" w:type="dxa"/>
              <w:left w:w="30" w:type="dxa"/>
              <w:bottom w:w="20" w:type="dxa"/>
              <w:right w:w="30" w:type="dxa"/>
            </w:tcMar>
          </w:tcPr>
          <w:p w14:paraId="2F967DBF" w14:textId="77777777" w:rsidR="005B63E2" w:rsidRDefault="00046CA5">
            <w:pPr>
              <w:rPr>
                <w:del w:id="1306" w:author="Lo Yuen San, Sandy (non-empl)" w:date="2019-11-21T22:13:00Z"/>
              </w:rPr>
            </w:pPr>
            <w:del w:id="1307" w:author="Lo Yuen San, Sandy (non-empl)" w:date="2019-11-21T22:13:00Z">
              <w:r>
                <w:rPr>
                  <w:rFonts w:ascii="Calibri" w:eastAsia="PMingLiU" w:hAnsi="Calibri" w:cs="Arial"/>
                </w:rPr>
                <w:delText>TWDEALTAIBOR</w:delText>
              </w:r>
            </w:del>
          </w:p>
        </w:tc>
      </w:tr>
      <w:tr w:rsidR="005B63E2" w14:paraId="728A2813" w14:textId="77777777" w:rsidTr="005B63E2">
        <w:trPr>
          <w:del w:id="1308" w:author="Lo Yuen San, Sandy (non-empl)" w:date="2019-11-21T22:13:00Z"/>
        </w:trPr>
        <w:tc>
          <w:tcPr>
            <w:tcW w:w="0" w:type="auto"/>
            <w:tcMar>
              <w:top w:w="30" w:type="dxa"/>
              <w:left w:w="30" w:type="dxa"/>
              <w:bottom w:w="20" w:type="dxa"/>
              <w:right w:w="30" w:type="dxa"/>
            </w:tcMar>
          </w:tcPr>
          <w:p w14:paraId="581564B4" w14:textId="77777777" w:rsidR="005B63E2" w:rsidRDefault="00046CA5">
            <w:pPr>
              <w:rPr>
                <w:del w:id="1309" w:author="Lo Yuen San, Sandy (non-empl)" w:date="2019-11-21T22:13:00Z"/>
              </w:rPr>
            </w:pPr>
            <w:del w:id="1310" w:author="Lo Yuen San, Sandy (non-empl)" w:date="2019-11-21T22:13:00Z">
              <w:r>
                <w:rPr>
                  <w:rFonts w:ascii="Calibri" w:eastAsia="PMingLiU" w:hAnsi="Calibri" w:cs="Arial"/>
                </w:rPr>
                <w:delText>USD</w:delText>
              </w:r>
            </w:del>
          </w:p>
        </w:tc>
        <w:tc>
          <w:tcPr>
            <w:tcW w:w="0" w:type="auto"/>
            <w:tcMar>
              <w:top w:w="30" w:type="dxa"/>
              <w:left w:w="30" w:type="dxa"/>
              <w:bottom w:w="20" w:type="dxa"/>
              <w:right w:w="30" w:type="dxa"/>
            </w:tcMar>
          </w:tcPr>
          <w:p w14:paraId="47C52E33" w14:textId="77777777" w:rsidR="005B63E2" w:rsidRDefault="00046CA5">
            <w:pPr>
              <w:rPr>
                <w:del w:id="1311" w:author="Lo Yuen San, Sandy (non-empl)" w:date="2019-11-21T22:13:00Z"/>
              </w:rPr>
            </w:pPr>
            <w:del w:id="1312" w:author="Lo Yuen San, Sandy (non-empl)" w:date="2019-11-21T22:13:00Z">
              <w:r>
                <w:rPr>
                  <w:rFonts w:ascii="Calibri" w:eastAsia="PMingLiU" w:hAnsi="Calibri" w:cs="Arial"/>
                </w:rPr>
                <w:delText>USD-3M-BS-D</w:delText>
              </w:r>
            </w:del>
          </w:p>
        </w:tc>
      </w:tr>
      <w:tr w:rsidR="005B63E2" w14:paraId="00660FEE" w14:textId="77777777" w:rsidTr="005B63E2">
        <w:trPr>
          <w:del w:id="1313" w:author="Lo Yuen San, Sandy (non-empl)" w:date="2019-11-21T22:13:00Z"/>
        </w:trPr>
        <w:tc>
          <w:tcPr>
            <w:tcW w:w="0" w:type="auto"/>
            <w:tcMar>
              <w:top w:w="30" w:type="dxa"/>
              <w:left w:w="30" w:type="dxa"/>
              <w:bottom w:w="20" w:type="dxa"/>
              <w:right w:w="30" w:type="dxa"/>
            </w:tcMar>
          </w:tcPr>
          <w:p w14:paraId="39306108" w14:textId="77777777" w:rsidR="005B63E2" w:rsidRDefault="00046CA5">
            <w:pPr>
              <w:rPr>
                <w:del w:id="1314" w:author="Lo Yuen San, Sandy (non-empl)" w:date="2019-11-21T22:13:00Z"/>
              </w:rPr>
            </w:pPr>
            <w:del w:id="1315" w:author="Lo Yuen San, Sandy (non-empl)" w:date="2019-11-21T22:13:00Z">
              <w:r>
                <w:rPr>
                  <w:rFonts w:ascii="Calibri" w:eastAsia="PMingLiU" w:hAnsi="Calibri" w:cs="Arial"/>
                </w:rPr>
                <w:delText>XAU</w:delText>
              </w:r>
            </w:del>
          </w:p>
        </w:tc>
        <w:tc>
          <w:tcPr>
            <w:tcW w:w="0" w:type="auto"/>
            <w:tcMar>
              <w:top w:w="30" w:type="dxa"/>
              <w:left w:w="30" w:type="dxa"/>
              <w:bottom w:w="20" w:type="dxa"/>
              <w:right w:w="30" w:type="dxa"/>
            </w:tcMar>
          </w:tcPr>
          <w:p w14:paraId="10073AC3" w14:textId="77777777" w:rsidR="005B63E2" w:rsidRDefault="00046CA5">
            <w:pPr>
              <w:rPr>
                <w:del w:id="1316" w:author="Lo Yuen San, Sandy (non-empl)" w:date="2019-11-21T22:13:00Z"/>
              </w:rPr>
            </w:pPr>
            <w:del w:id="1317" w:author="Lo Yuen San, Sandy (non-empl)" w:date="2019-11-21T22:13:00Z">
              <w:r>
                <w:rPr>
                  <w:rFonts w:ascii="Calibri" w:eastAsia="PMingLiU" w:hAnsi="Calibri" w:cs="Arial"/>
                </w:rPr>
                <w:delText>XAU-SWAP</w:delText>
              </w:r>
            </w:del>
          </w:p>
        </w:tc>
      </w:tr>
      <w:tr w:rsidR="005B63E2" w14:paraId="76AB2937" w14:textId="77777777" w:rsidTr="005B63E2">
        <w:trPr>
          <w:del w:id="1318" w:author="Lo Yuen San, Sandy (non-empl)" w:date="2019-11-21T22:13:00Z"/>
        </w:trPr>
        <w:tc>
          <w:tcPr>
            <w:tcW w:w="0" w:type="auto"/>
            <w:tcMar>
              <w:top w:w="30" w:type="dxa"/>
              <w:left w:w="30" w:type="dxa"/>
              <w:bottom w:w="20" w:type="dxa"/>
              <w:right w:w="30" w:type="dxa"/>
            </w:tcMar>
          </w:tcPr>
          <w:p w14:paraId="667DBCB4" w14:textId="77777777" w:rsidR="005B63E2" w:rsidRDefault="00046CA5">
            <w:pPr>
              <w:rPr>
                <w:del w:id="1319" w:author="Lo Yuen San, Sandy (non-empl)" w:date="2019-11-21T22:13:00Z"/>
              </w:rPr>
            </w:pPr>
            <w:del w:id="1320" w:author="Lo Yuen San, Sandy (non-empl)" w:date="2019-11-21T22:13:00Z">
              <w:r>
                <w:rPr>
                  <w:rFonts w:ascii="Calibri" w:eastAsia="PMingLiU" w:hAnsi="Calibri" w:cs="Arial"/>
                </w:rPr>
                <w:delText>ZAR</w:delText>
              </w:r>
            </w:del>
          </w:p>
        </w:tc>
        <w:tc>
          <w:tcPr>
            <w:tcW w:w="0" w:type="auto"/>
            <w:tcMar>
              <w:top w:w="30" w:type="dxa"/>
              <w:left w:w="30" w:type="dxa"/>
              <w:bottom w:w="20" w:type="dxa"/>
              <w:right w:w="30" w:type="dxa"/>
            </w:tcMar>
          </w:tcPr>
          <w:p w14:paraId="00BD3BC8" w14:textId="77777777" w:rsidR="005B63E2" w:rsidRDefault="00046CA5">
            <w:pPr>
              <w:rPr>
                <w:del w:id="1321" w:author="Lo Yuen San, Sandy (non-empl)" w:date="2019-11-21T22:13:00Z"/>
              </w:rPr>
            </w:pPr>
            <w:del w:id="1322" w:author="Lo Yuen San, Sandy (non-empl)" w:date="2019-11-21T22:13:00Z">
              <w:r>
                <w:rPr>
                  <w:rFonts w:ascii="Calibri" w:eastAsia="PMingLiU" w:hAnsi="Calibri" w:cs="Arial"/>
                </w:rPr>
                <w:delText>ZAR-SWAP</w:delText>
              </w:r>
            </w:del>
          </w:p>
        </w:tc>
      </w:tr>
    </w:tbl>
    <w:p w14:paraId="1F5920B7" w14:textId="77777777" w:rsidR="005B63E2" w:rsidRDefault="00046CA5">
      <w:pPr>
        <w:pStyle w:val="Heading2"/>
        <w:rPr>
          <w:del w:id="1323" w:author="Lo Yuen San, Sandy (non-empl)" w:date="2019-11-21T22:13:00Z"/>
        </w:rPr>
      </w:pPr>
      <w:del w:id="1324" w:author="Lo Yuen San, Sandy (non-empl)" w:date="2019-11-21T22:13:00Z">
        <w:r>
          <w:delText>Reference Curve Lookup</w:delText>
        </w:r>
      </w:del>
    </w:p>
    <w:p w14:paraId="3948C38E" w14:textId="77777777" w:rsidR="005B63E2" w:rsidRDefault="00046CA5">
      <w:pPr>
        <w:rPr>
          <w:del w:id="1325" w:author="Lo Yuen San, Sandy (non-empl)" w:date="2019-11-21T22:13:00Z"/>
        </w:rPr>
      </w:pPr>
      <w:del w:id="1326" w:author="Lo Yuen San, Sandy (non-empl)" w:date="2019-11-21T22:13:00Z">
        <w:r>
          <w:delText>For floating rate deals, user will be given option to select the reference curve.</w:delText>
        </w:r>
      </w:del>
    </w:p>
    <w:p w14:paraId="3782E578" w14:textId="77777777" w:rsidR="005B63E2" w:rsidRDefault="00046CA5">
      <w:pPr>
        <w:rPr>
          <w:del w:id="1327" w:author="Lo Yuen San, Sandy (non-empl)" w:date="2019-11-21T22:13:00Z"/>
        </w:rPr>
      </w:pPr>
      <w:del w:id="1328" w:author="Lo Yuen San, Sandy (non-empl)" w:date="2019-11-21T22:13:00Z">
        <w:r>
          <w:delText>Following is the list of curves user can be selected bu the user.</w:delText>
        </w:r>
      </w:del>
    </w:p>
    <w:tbl>
      <w:tblPr>
        <w:tblStyle w:val="ScrollTableNormal"/>
        <w:tblW w:w="5000" w:type="pct"/>
        <w:tblLook w:val="0000" w:firstRow="0" w:lastRow="0" w:firstColumn="0" w:lastColumn="0" w:noHBand="0" w:noVBand="0"/>
      </w:tblPr>
      <w:tblGrid>
        <w:gridCol w:w="9350"/>
      </w:tblGrid>
      <w:tr w:rsidR="005B63E2" w14:paraId="1BCE6D1F" w14:textId="77777777" w:rsidTr="005B63E2">
        <w:trPr>
          <w:del w:id="1329" w:author="Lo Yuen San, Sandy (non-empl)" w:date="2019-11-21T22:13:00Z"/>
        </w:trPr>
        <w:tc>
          <w:tcPr>
            <w:tcW w:w="0" w:type="auto"/>
            <w:tcMar>
              <w:top w:w="30" w:type="dxa"/>
              <w:left w:w="30" w:type="dxa"/>
              <w:bottom w:w="20" w:type="dxa"/>
              <w:right w:w="30" w:type="dxa"/>
            </w:tcMar>
          </w:tcPr>
          <w:p w14:paraId="33A9FFFD" w14:textId="77777777" w:rsidR="005B63E2" w:rsidRDefault="00046CA5">
            <w:pPr>
              <w:rPr>
                <w:del w:id="1330" w:author="Lo Yuen San, Sandy (non-empl)" w:date="2019-11-21T22:13:00Z"/>
              </w:rPr>
            </w:pPr>
            <w:del w:id="1331" w:author="Lo Yuen San, Sandy (non-empl)" w:date="2019-11-21T22:13:00Z">
              <w:r>
                <w:rPr>
                  <w:rFonts w:ascii="Calibri" w:eastAsia="PMingLiU" w:hAnsi="Calibri" w:cs="Arial"/>
                </w:rPr>
                <w:delText>DISCOUNTING</w:delText>
              </w:r>
            </w:del>
          </w:p>
        </w:tc>
      </w:tr>
      <w:tr w:rsidR="005B63E2" w14:paraId="13602255" w14:textId="77777777" w:rsidTr="005B63E2">
        <w:trPr>
          <w:del w:id="1332" w:author="Lo Yuen San, Sandy (non-empl)" w:date="2019-11-21T22:13:00Z"/>
        </w:trPr>
        <w:tc>
          <w:tcPr>
            <w:tcW w:w="0" w:type="auto"/>
            <w:tcMar>
              <w:top w:w="30" w:type="dxa"/>
              <w:left w:w="30" w:type="dxa"/>
              <w:bottom w:w="20" w:type="dxa"/>
              <w:right w:w="30" w:type="dxa"/>
            </w:tcMar>
          </w:tcPr>
          <w:p w14:paraId="593CFA6E" w14:textId="77777777" w:rsidR="005B63E2" w:rsidRDefault="00046CA5">
            <w:pPr>
              <w:rPr>
                <w:del w:id="1333" w:author="Lo Yuen San, Sandy (non-empl)" w:date="2019-11-21T22:13:00Z"/>
              </w:rPr>
            </w:pPr>
            <w:del w:id="1334" w:author="Lo Yuen San, Sandy (non-empl)" w:date="2019-11-21T22:13:00Z">
              <w:r>
                <w:rPr>
                  <w:rFonts w:ascii="Calibri" w:eastAsia="PMingLiU" w:hAnsi="Calibri" w:cs="Arial"/>
                </w:rPr>
                <w:delText>LIBOR</w:delText>
              </w:r>
            </w:del>
          </w:p>
        </w:tc>
      </w:tr>
      <w:tr w:rsidR="005B63E2" w14:paraId="4A94F3D0" w14:textId="77777777" w:rsidTr="005B63E2">
        <w:trPr>
          <w:del w:id="1335" w:author="Lo Yuen San, Sandy (non-empl)" w:date="2019-11-21T22:13:00Z"/>
        </w:trPr>
        <w:tc>
          <w:tcPr>
            <w:tcW w:w="0" w:type="auto"/>
            <w:tcMar>
              <w:top w:w="30" w:type="dxa"/>
              <w:left w:w="30" w:type="dxa"/>
              <w:bottom w:w="20" w:type="dxa"/>
              <w:right w:w="30" w:type="dxa"/>
            </w:tcMar>
          </w:tcPr>
          <w:p w14:paraId="6A11DE95" w14:textId="77777777" w:rsidR="005B63E2" w:rsidRDefault="00046CA5">
            <w:pPr>
              <w:rPr>
                <w:del w:id="1336" w:author="Lo Yuen San, Sandy (non-empl)" w:date="2019-11-21T22:13:00Z"/>
              </w:rPr>
            </w:pPr>
            <w:del w:id="1337" w:author="Lo Yuen San, Sandy (non-empl)" w:date="2019-11-21T22:13:00Z">
              <w:r>
                <w:rPr>
                  <w:rFonts w:ascii="Calibri" w:eastAsia="PMingLiU" w:hAnsi="Calibri" w:cs="Arial"/>
                </w:rPr>
                <w:delText>SIBOR</w:delText>
              </w:r>
            </w:del>
          </w:p>
        </w:tc>
      </w:tr>
      <w:tr w:rsidR="005B63E2" w14:paraId="561ADE20" w14:textId="77777777" w:rsidTr="005B63E2">
        <w:trPr>
          <w:del w:id="1338" w:author="Lo Yuen San, Sandy (non-empl)" w:date="2019-11-21T22:13:00Z"/>
        </w:trPr>
        <w:tc>
          <w:tcPr>
            <w:tcW w:w="0" w:type="auto"/>
            <w:tcMar>
              <w:top w:w="30" w:type="dxa"/>
              <w:left w:w="30" w:type="dxa"/>
              <w:bottom w:w="20" w:type="dxa"/>
              <w:right w:w="30" w:type="dxa"/>
            </w:tcMar>
          </w:tcPr>
          <w:p w14:paraId="4F5A4BCD" w14:textId="77777777" w:rsidR="005B63E2" w:rsidRDefault="00046CA5">
            <w:pPr>
              <w:rPr>
                <w:del w:id="1339" w:author="Lo Yuen San, Sandy (non-empl)" w:date="2019-11-21T22:13:00Z"/>
              </w:rPr>
            </w:pPr>
            <w:del w:id="1340" w:author="Lo Yuen San, Sandy (non-empl)" w:date="2019-11-21T22:13:00Z">
              <w:r>
                <w:rPr>
                  <w:rFonts w:ascii="Calibri" w:eastAsia="PMingLiU" w:hAnsi="Calibri" w:cs="Arial"/>
                </w:rPr>
                <w:delText>SWAP</w:delText>
              </w:r>
            </w:del>
          </w:p>
        </w:tc>
      </w:tr>
      <w:tr w:rsidR="005B63E2" w14:paraId="2123AFFE" w14:textId="77777777" w:rsidTr="005B63E2">
        <w:trPr>
          <w:del w:id="1341" w:author="Lo Yuen San, Sandy (non-empl)" w:date="2019-11-21T22:13:00Z"/>
        </w:trPr>
        <w:tc>
          <w:tcPr>
            <w:tcW w:w="0" w:type="auto"/>
            <w:tcMar>
              <w:top w:w="30" w:type="dxa"/>
              <w:left w:w="30" w:type="dxa"/>
              <w:bottom w:w="20" w:type="dxa"/>
              <w:right w:w="30" w:type="dxa"/>
            </w:tcMar>
          </w:tcPr>
          <w:p w14:paraId="5FC8459E" w14:textId="77777777" w:rsidR="005B63E2" w:rsidRDefault="00046CA5">
            <w:pPr>
              <w:rPr>
                <w:del w:id="1342" w:author="Lo Yuen San, Sandy (non-empl)" w:date="2019-11-21T22:13:00Z"/>
              </w:rPr>
            </w:pPr>
            <w:del w:id="1343" w:author="Lo Yuen San, Sandy (non-empl)" w:date="2019-11-21T22:13:00Z">
              <w:r>
                <w:rPr>
                  <w:rFonts w:ascii="Calibri" w:eastAsia="PMingLiU" w:hAnsi="Calibri" w:cs="Arial"/>
                </w:rPr>
                <w:delText>PRIME</w:delText>
              </w:r>
            </w:del>
          </w:p>
        </w:tc>
      </w:tr>
      <w:tr w:rsidR="005B63E2" w14:paraId="75E03D1B" w14:textId="77777777" w:rsidTr="005B63E2">
        <w:trPr>
          <w:del w:id="1344" w:author="Lo Yuen San, Sandy (non-empl)" w:date="2019-11-21T22:13:00Z"/>
        </w:trPr>
        <w:tc>
          <w:tcPr>
            <w:tcW w:w="0" w:type="auto"/>
            <w:tcMar>
              <w:top w:w="30" w:type="dxa"/>
              <w:left w:w="30" w:type="dxa"/>
              <w:bottom w:w="20" w:type="dxa"/>
              <w:right w:w="30" w:type="dxa"/>
            </w:tcMar>
          </w:tcPr>
          <w:p w14:paraId="712364D5" w14:textId="77777777" w:rsidR="005B63E2" w:rsidRDefault="00046CA5">
            <w:pPr>
              <w:rPr>
                <w:del w:id="1345" w:author="Lo Yuen San, Sandy (non-empl)" w:date="2019-11-21T22:13:00Z"/>
              </w:rPr>
            </w:pPr>
            <w:del w:id="1346" w:author="Lo Yuen San, Sandy (non-empl)" w:date="2019-11-21T22:13:00Z">
              <w:r>
                <w:rPr>
                  <w:rFonts w:ascii="Calibri" w:eastAsia="PMingLiU" w:hAnsi="Calibri" w:cs="Arial"/>
                </w:rPr>
                <w:delText>CNHHIBOR</w:delText>
              </w:r>
            </w:del>
          </w:p>
        </w:tc>
      </w:tr>
      <w:tr w:rsidR="005B63E2" w14:paraId="13F4934A" w14:textId="77777777" w:rsidTr="005B63E2">
        <w:trPr>
          <w:del w:id="1347" w:author="Lo Yuen San, Sandy (non-empl)" w:date="2019-11-21T22:13:00Z"/>
        </w:trPr>
        <w:tc>
          <w:tcPr>
            <w:tcW w:w="0" w:type="auto"/>
            <w:tcMar>
              <w:top w:w="30" w:type="dxa"/>
              <w:left w:w="30" w:type="dxa"/>
              <w:bottom w:w="20" w:type="dxa"/>
              <w:right w:w="30" w:type="dxa"/>
            </w:tcMar>
          </w:tcPr>
          <w:p w14:paraId="36952D38" w14:textId="77777777" w:rsidR="005B63E2" w:rsidRDefault="00046CA5">
            <w:pPr>
              <w:rPr>
                <w:del w:id="1348" w:author="Lo Yuen San, Sandy (non-empl)" w:date="2019-11-21T22:13:00Z"/>
              </w:rPr>
            </w:pPr>
            <w:del w:id="1349" w:author="Lo Yuen San, Sandy (non-empl)" w:date="2019-11-21T22:13:00Z">
              <w:r>
                <w:rPr>
                  <w:rFonts w:ascii="Calibri" w:eastAsia="PMingLiU" w:hAnsi="Calibri" w:cs="Arial"/>
                </w:rPr>
                <w:delText>HIBOR</w:delText>
              </w:r>
            </w:del>
          </w:p>
        </w:tc>
      </w:tr>
      <w:tr w:rsidR="005B63E2" w14:paraId="65407176" w14:textId="77777777" w:rsidTr="005B63E2">
        <w:trPr>
          <w:del w:id="1350" w:author="Lo Yuen San, Sandy (non-empl)" w:date="2019-11-21T22:13:00Z"/>
        </w:trPr>
        <w:tc>
          <w:tcPr>
            <w:tcW w:w="0" w:type="auto"/>
            <w:tcMar>
              <w:top w:w="30" w:type="dxa"/>
              <w:left w:w="30" w:type="dxa"/>
              <w:bottom w:w="20" w:type="dxa"/>
              <w:right w:w="30" w:type="dxa"/>
            </w:tcMar>
          </w:tcPr>
          <w:p w14:paraId="28C33E79" w14:textId="77777777" w:rsidR="005B63E2" w:rsidRDefault="00046CA5">
            <w:pPr>
              <w:rPr>
                <w:del w:id="1351" w:author="Lo Yuen San, Sandy (non-empl)" w:date="2019-11-21T22:13:00Z"/>
              </w:rPr>
            </w:pPr>
            <w:del w:id="1352" w:author="Lo Yuen San, Sandy (non-empl)" w:date="2019-11-21T22:13:00Z">
              <w:r>
                <w:rPr>
                  <w:rFonts w:ascii="Calibri" w:eastAsia="PMingLiU" w:hAnsi="Calibri" w:cs="Arial"/>
                </w:rPr>
                <w:delText>SHIBOR</w:delText>
              </w:r>
            </w:del>
          </w:p>
        </w:tc>
      </w:tr>
      <w:tr w:rsidR="005B63E2" w14:paraId="608BE5E1" w14:textId="77777777" w:rsidTr="005B63E2">
        <w:trPr>
          <w:del w:id="1353" w:author="Lo Yuen San, Sandy (non-empl)" w:date="2019-11-21T22:13:00Z"/>
        </w:trPr>
        <w:tc>
          <w:tcPr>
            <w:tcW w:w="0" w:type="auto"/>
            <w:tcMar>
              <w:top w:w="30" w:type="dxa"/>
              <w:left w:w="30" w:type="dxa"/>
              <w:bottom w:w="20" w:type="dxa"/>
              <w:right w:w="30" w:type="dxa"/>
            </w:tcMar>
          </w:tcPr>
          <w:p w14:paraId="744D9CF9" w14:textId="77777777" w:rsidR="005B63E2" w:rsidRDefault="00046CA5">
            <w:pPr>
              <w:rPr>
                <w:del w:id="1354" w:author="Lo Yuen San, Sandy (non-empl)" w:date="2019-11-21T22:13:00Z"/>
              </w:rPr>
            </w:pPr>
            <w:del w:id="1355" w:author="Lo Yuen San, Sandy (non-empl)" w:date="2019-11-21T22:13:00Z">
              <w:r>
                <w:rPr>
                  <w:rFonts w:ascii="Calibri" w:eastAsia="PMingLiU" w:hAnsi="Calibri" w:cs="Arial"/>
                </w:rPr>
                <w:delText>EURIBOR</w:delText>
              </w:r>
            </w:del>
          </w:p>
        </w:tc>
      </w:tr>
      <w:tr w:rsidR="005B63E2" w14:paraId="58C2D3AC" w14:textId="77777777" w:rsidTr="005B63E2">
        <w:trPr>
          <w:del w:id="1356" w:author="Lo Yuen San, Sandy (non-empl)" w:date="2019-11-21T22:13:00Z"/>
        </w:trPr>
        <w:tc>
          <w:tcPr>
            <w:tcW w:w="0" w:type="auto"/>
            <w:tcMar>
              <w:top w:w="30" w:type="dxa"/>
              <w:left w:w="30" w:type="dxa"/>
              <w:bottom w:w="20" w:type="dxa"/>
              <w:right w:w="30" w:type="dxa"/>
            </w:tcMar>
          </w:tcPr>
          <w:p w14:paraId="71FED874" w14:textId="77777777" w:rsidR="005B63E2" w:rsidRDefault="00046CA5">
            <w:pPr>
              <w:rPr>
                <w:del w:id="1357" w:author="Lo Yuen San, Sandy (non-empl)" w:date="2019-11-21T22:13:00Z"/>
              </w:rPr>
            </w:pPr>
            <w:del w:id="1358" w:author="Lo Yuen San, Sandy (non-empl)" w:date="2019-11-21T22:13:00Z">
              <w:r>
                <w:rPr>
                  <w:rFonts w:ascii="Calibri" w:eastAsia="PMingLiU" w:hAnsi="Calibri" w:cs="Arial"/>
                </w:rPr>
                <w:delText>JIBOR</w:delText>
              </w:r>
            </w:del>
          </w:p>
        </w:tc>
      </w:tr>
      <w:tr w:rsidR="005B63E2" w14:paraId="2B37E371" w14:textId="77777777" w:rsidTr="005B63E2">
        <w:trPr>
          <w:del w:id="1359" w:author="Lo Yuen San, Sandy (non-empl)" w:date="2019-11-21T22:13:00Z"/>
        </w:trPr>
        <w:tc>
          <w:tcPr>
            <w:tcW w:w="0" w:type="auto"/>
            <w:tcMar>
              <w:top w:w="30" w:type="dxa"/>
              <w:left w:w="30" w:type="dxa"/>
              <w:bottom w:w="20" w:type="dxa"/>
              <w:right w:w="30" w:type="dxa"/>
            </w:tcMar>
          </w:tcPr>
          <w:p w14:paraId="453F5F4D" w14:textId="77777777" w:rsidR="005B63E2" w:rsidRDefault="00046CA5">
            <w:pPr>
              <w:rPr>
                <w:del w:id="1360" w:author="Lo Yuen San, Sandy (non-empl)" w:date="2019-11-21T22:13:00Z"/>
              </w:rPr>
            </w:pPr>
            <w:del w:id="1361" w:author="Lo Yuen San, Sandy (non-empl)" w:date="2019-11-21T22:13:00Z">
              <w:r>
                <w:rPr>
                  <w:rFonts w:ascii="Calibri" w:eastAsia="PMingLiU" w:hAnsi="Calibri" w:cs="Arial"/>
                </w:rPr>
                <w:delText>TIBOR</w:delText>
              </w:r>
            </w:del>
          </w:p>
        </w:tc>
      </w:tr>
      <w:tr w:rsidR="005B63E2" w14:paraId="6CEFB91B" w14:textId="77777777" w:rsidTr="005B63E2">
        <w:trPr>
          <w:del w:id="1362" w:author="Lo Yuen San, Sandy (non-empl)" w:date="2019-11-21T22:13:00Z"/>
        </w:trPr>
        <w:tc>
          <w:tcPr>
            <w:tcW w:w="0" w:type="auto"/>
            <w:tcMar>
              <w:top w:w="30" w:type="dxa"/>
              <w:left w:w="30" w:type="dxa"/>
              <w:bottom w:w="20" w:type="dxa"/>
              <w:right w:w="30" w:type="dxa"/>
            </w:tcMar>
          </w:tcPr>
          <w:p w14:paraId="1A1D310F" w14:textId="77777777" w:rsidR="005B63E2" w:rsidRDefault="00046CA5">
            <w:pPr>
              <w:rPr>
                <w:del w:id="1363" w:author="Lo Yuen San, Sandy (non-empl)" w:date="2019-11-21T22:13:00Z"/>
              </w:rPr>
            </w:pPr>
            <w:del w:id="1364" w:author="Lo Yuen San, Sandy (non-empl)" w:date="2019-11-21T22:13:00Z">
              <w:r>
                <w:rPr>
                  <w:rFonts w:ascii="Calibri" w:eastAsia="PMingLiU" w:hAnsi="Calibri" w:cs="Arial"/>
                </w:rPr>
                <w:delText>KORIBOR</w:delText>
              </w:r>
            </w:del>
          </w:p>
        </w:tc>
      </w:tr>
      <w:tr w:rsidR="005B63E2" w14:paraId="7E8F92FA" w14:textId="77777777" w:rsidTr="005B63E2">
        <w:trPr>
          <w:del w:id="1365" w:author="Lo Yuen San, Sandy (non-empl)" w:date="2019-11-21T22:13:00Z"/>
        </w:trPr>
        <w:tc>
          <w:tcPr>
            <w:tcW w:w="0" w:type="auto"/>
            <w:tcMar>
              <w:top w:w="30" w:type="dxa"/>
              <w:left w:w="30" w:type="dxa"/>
              <w:bottom w:w="20" w:type="dxa"/>
              <w:right w:w="30" w:type="dxa"/>
            </w:tcMar>
          </w:tcPr>
          <w:p w14:paraId="439D248A" w14:textId="77777777" w:rsidR="005B63E2" w:rsidRDefault="00046CA5">
            <w:pPr>
              <w:rPr>
                <w:del w:id="1366" w:author="Lo Yuen San, Sandy (non-empl)" w:date="2019-11-21T22:13:00Z"/>
              </w:rPr>
            </w:pPr>
            <w:del w:id="1367" w:author="Lo Yuen San, Sandy (non-empl)" w:date="2019-11-21T22:13:00Z">
              <w:r>
                <w:rPr>
                  <w:rFonts w:ascii="Calibri" w:eastAsia="PMingLiU" w:hAnsi="Calibri" w:cs="Arial"/>
                </w:rPr>
                <w:delText>FLOAT</w:delText>
              </w:r>
            </w:del>
          </w:p>
        </w:tc>
      </w:tr>
      <w:tr w:rsidR="005B63E2" w14:paraId="458235A6" w14:textId="77777777" w:rsidTr="005B63E2">
        <w:trPr>
          <w:del w:id="1368" w:author="Lo Yuen San, Sandy (non-empl)" w:date="2019-11-21T22:13:00Z"/>
        </w:trPr>
        <w:tc>
          <w:tcPr>
            <w:tcW w:w="0" w:type="auto"/>
            <w:tcMar>
              <w:top w:w="30" w:type="dxa"/>
              <w:left w:w="30" w:type="dxa"/>
              <w:bottom w:w="20" w:type="dxa"/>
              <w:right w:w="30" w:type="dxa"/>
            </w:tcMar>
          </w:tcPr>
          <w:p w14:paraId="650680A5" w14:textId="77777777" w:rsidR="005B63E2" w:rsidRDefault="00046CA5">
            <w:pPr>
              <w:rPr>
                <w:del w:id="1369" w:author="Lo Yuen San, Sandy (non-empl)" w:date="2019-11-21T22:13:00Z"/>
              </w:rPr>
            </w:pPr>
            <w:del w:id="1370" w:author="Lo Yuen San, Sandy (non-empl)" w:date="2019-11-21T22:13:00Z">
              <w:r>
                <w:rPr>
                  <w:rFonts w:ascii="Calibri" w:eastAsia="PMingLiU" w:hAnsi="Calibri" w:cs="Arial"/>
                </w:rPr>
                <w:delText>PHIBOR</w:delText>
              </w:r>
            </w:del>
          </w:p>
        </w:tc>
      </w:tr>
      <w:tr w:rsidR="005B63E2" w14:paraId="501BB37C" w14:textId="77777777" w:rsidTr="005B63E2">
        <w:trPr>
          <w:del w:id="1371" w:author="Lo Yuen San, Sandy (non-empl)" w:date="2019-11-21T22:13:00Z"/>
        </w:trPr>
        <w:tc>
          <w:tcPr>
            <w:tcW w:w="0" w:type="auto"/>
            <w:tcMar>
              <w:top w:w="30" w:type="dxa"/>
              <w:left w:w="30" w:type="dxa"/>
              <w:bottom w:w="20" w:type="dxa"/>
              <w:right w:w="30" w:type="dxa"/>
            </w:tcMar>
          </w:tcPr>
          <w:p w14:paraId="2F50F6E0" w14:textId="77777777" w:rsidR="005B63E2" w:rsidRDefault="00046CA5">
            <w:pPr>
              <w:rPr>
                <w:del w:id="1372" w:author="Lo Yuen San, Sandy (non-empl)" w:date="2019-11-21T22:13:00Z"/>
              </w:rPr>
            </w:pPr>
            <w:del w:id="1373" w:author="Lo Yuen San, Sandy (non-empl)" w:date="2019-11-21T22:13:00Z">
              <w:r>
                <w:rPr>
                  <w:rFonts w:ascii="Calibri" w:eastAsia="PMingLiU" w:hAnsi="Calibri" w:cs="Arial"/>
                </w:rPr>
                <w:delText>KHIBOR</w:delText>
              </w:r>
            </w:del>
          </w:p>
        </w:tc>
      </w:tr>
      <w:tr w:rsidR="005B63E2" w14:paraId="06782FC5" w14:textId="77777777" w:rsidTr="005B63E2">
        <w:trPr>
          <w:del w:id="1374" w:author="Lo Yuen San, Sandy (non-empl)" w:date="2019-11-21T22:13:00Z"/>
        </w:trPr>
        <w:tc>
          <w:tcPr>
            <w:tcW w:w="0" w:type="auto"/>
            <w:tcMar>
              <w:top w:w="30" w:type="dxa"/>
              <w:left w:w="30" w:type="dxa"/>
              <w:bottom w:w="20" w:type="dxa"/>
              <w:right w:w="30" w:type="dxa"/>
            </w:tcMar>
          </w:tcPr>
          <w:p w14:paraId="51C17A28" w14:textId="77777777" w:rsidR="005B63E2" w:rsidRDefault="00046CA5">
            <w:pPr>
              <w:rPr>
                <w:del w:id="1375" w:author="Lo Yuen San, Sandy (non-empl)" w:date="2019-11-21T22:13:00Z"/>
              </w:rPr>
            </w:pPr>
            <w:del w:id="1376" w:author="Lo Yuen San, Sandy (non-empl)" w:date="2019-11-21T22:13:00Z">
              <w:r>
                <w:rPr>
                  <w:rFonts w:ascii="Calibri" w:eastAsia="PMingLiU" w:hAnsi="Calibri" w:cs="Arial"/>
                </w:rPr>
                <w:delText>TAIBOR</w:delText>
              </w:r>
            </w:del>
          </w:p>
        </w:tc>
      </w:tr>
      <w:tr w:rsidR="005B63E2" w14:paraId="1D24BC98" w14:textId="77777777" w:rsidTr="005B63E2">
        <w:trPr>
          <w:del w:id="1377" w:author="Lo Yuen San, Sandy (non-empl)" w:date="2019-11-21T22:13:00Z"/>
        </w:trPr>
        <w:tc>
          <w:tcPr>
            <w:tcW w:w="0" w:type="auto"/>
            <w:tcMar>
              <w:top w:w="30" w:type="dxa"/>
              <w:left w:w="30" w:type="dxa"/>
              <w:bottom w:w="20" w:type="dxa"/>
              <w:right w:w="30" w:type="dxa"/>
            </w:tcMar>
          </w:tcPr>
          <w:p w14:paraId="4BCD46DF" w14:textId="77777777" w:rsidR="005B63E2" w:rsidRDefault="00046CA5">
            <w:pPr>
              <w:rPr>
                <w:del w:id="1378" w:author="Lo Yuen San, Sandy (non-empl)" w:date="2019-11-21T22:13:00Z"/>
              </w:rPr>
            </w:pPr>
            <w:del w:id="1379" w:author="Lo Yuen San, Sandy (non-empl)" w:date="2019-11-21T22:13:00Z">
              <w:r>
                <w:rPr>
                  <w:rFonts w:ascii="Calibri" w:eastAsia="PMingLiU" w:hAnsi="Calibri" w:cs="Arial"/>
                </w:rPr>
                <w:delText>SABOR</w:delText>
              </w:r>
            </w:del>
          </w:p>
        </w:tc>
      </w:tr>
    </w:tbl>
    <w:p w14:paraId="2563D60F" w14:textId="77777777" w:rsidR="005B63E2" w:rsidRDefault="005B63E2">
      <w:pPr>
        <w:rPr>
          <w:del w:id="1380" w:author="Lo Yuen San, Sandy (non-empl)" w:date="2019-11-21T22:13:00Z"/>
        </w:rPr>
      </w:pPr>
    </w:p>
    <w:p w14:paraId="0217B1D4" w14:textId="77777777" w:rsidR="005B63E2" w:rsidRDefault="00046CA5">
      <w:pPr>
        <w:rPr>
          <w:del w:id="1381" w:author="Lo Yuen San, Sandy (non-empl)" w:date="2019-11-21T22:13:00Z"/>
        </w:rPr>
      </w:pPr>
      <w:del w:id="1382" w:author="Lo Yuen San, Sandy (non-empl)" w:date="2019-11-21T22:13:00Z">
        <w:r>
          <w:delText>Tool will automatically resolve the user entry to a pricing a curve in RFO based on the curve name selected by user, currency and tenor. The lookup that will be used by the system to resolve the curve name is below.</w:delText>
        </w:r>
      </w:del>
    </w:p>
    <w:p w14:paraId="620DC437" w14:textId="77777777" w:rsidR="005B63E2" w:rsidRDefault="005B63E2">
      <w:pPr>
        <w:rPr>
          <w:del w:id="1383" w:author="Lo Yuen San, Sandy (non-empl)" w:date="2019-11-21T22:13:00Z"/>
        </w:rPr>
      </w:pPr>
    </w:p>
    <w:p w14:paraId="452D66A5" w14:textId="77777777" w:rsidR="005B63E2" w:rsidRDefault="00046CA5">
      <w:pPr>
        <w:rPr>
          <w:del w:id="1384" w:author="Lo Yuen San, Sandy (non-empl)" w:date="2019-11-21T22:13:00Z"/>
        </w:rPr>
      </w:pPr>
      <w:del w:id="1385" w:author="Lo Yuen San, Sandy (non-empl)" w:date="2019-11-21T22:13:00Z">
        <w:r>
          <w:rPr>
            <w:noProof/>
          </w:rPr>
          <w:drawing>
            <wp:inline distT="0" distB="0" distL="0" distR="0" wp14:anchorId="06B46976" wp14:editId="523E96A1">
              <wp:extent cx="2381250" cy="2381250"/>
              <wp:effectExtent l="0" t="0" r="0" b="0"/>
              <wp:docPr id="29" name="Picture 29" descr="inline/e2ccbab730d5395ea91cadffc6ae8b004e3871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0463" name=""/>
                      <pic:cNvPicPr>
                        <a:picLocks noChangeAspect="1"/>
                      </pic:cNvPicPr>
                    </pic:nvPicPr>
                    <pic:blipFill>
                      <a:blip r:embed="rId43"/>
                      <a:stretch>
                        <a:fillRect/>
                      </a:stretch>
                    </pic:blipFill>
                    <pic:spPr>
                      <a:xfrm>
                        <a:off x="0" y="0"/>
                        <a:ext cx="2381250" cy="2381250"/>
                      </a:xfrm>
                      <a:prstGeom prst="rect">
                        <a:avLst/>
                      </a:prstGeom>
                    </pic:spPr>
                  </pic:pic>
                </a:graphicData>
              </a:graphic>
            </wp:inline>
          </w:drawing>
        </w:r>
      </w:del>
    </w:p>
    <w:p w14:paraId="79C7B1A9" w14:textId="77777777" w:rsidR="00FA5C19" w:rsidRDefault="006D6C31">
      <w:pPr>
        <w:pStyle w:val="Heading1"/>
      </w:pPr>
      <w:bookmarkStart w:id="1386" w:name="_Toc256000019"/>
      <w:bookmarkStart w:id="1387" w:name="scroll-bookmark-21"/>
      <w:r>
        <w:t>Results</w:t>
      </w:r>
      <w:bookmarkEnd w:id="1386"/>
      <w:bookmarkEnd w:id="1387"/>
    </w:p>
    <w:p w14:paraId="7CF7ABE8" w14:textId="77777777" w:rsidR="00FA5C19" w:rsidRDefault="006D6C31">
      <w:pPr>
        <w:pStyle w:val="Heading2"/>
      </w:pPr>
      <w:bookmarkStart w:id="1388" w:name="_Toc256000020"/>
      <w:bookmarkStart w:id="1389" w:name="scroll-bookmark-22"/>
      <w:r>
        <w:t>Scenario Weighting Logic</w:t>
      </w:r>
      <w:bookmarkEnd w:id="1388"/>
      <w:bookmarkEnd w:id="1389"/>
    </w:p>
    <w:p w14:paraId="448AEBE0" w14:textId="77777777" w:rsidR="00FA5C19" w:rsidRDefault="006D6C31">
      <w:r>
        <w:t xml:space="preserve">The tool will show results for individual scenarios </w:t>
      </w:r>
      <w:ins w:id="1390" w:author="Lo Yuen San, Sandy (non-empl)" w:date="2019-11-21T22:13:00Z">
        <w:r>
          <w:t xml:space="preserve">for advance user </w:t>
        </w:r>
      </w:ins>
      <w:r>
        <w:t>as well as a scenario weighted result</w:t>
      </w:r>
      <w:ins w:id="1391" w:author="Lo Yuen San, Sandy (non-empl)" w:date="2019-11-21T22:13:00Z">
        <w:r>
          <w:t xml:space="preserve"> for both advance and general user</w:t>
        </w:r>
      </w:ins>
      <w:r>
        <w:t>.</w:t>
      </w:r>
    </w:p>
    <w:p w14:paraId="2087CF50" w14:textId="77777777" w:rsidR="005B63E2" w:rsidRDefault="006D6C31">
      <w:pPr>
        <w:rPr>
          <w:del w:id="1392" w:author="Lo Yuen San, Sandy (non-empl)" w:date="2019-11-21T22:13:00Z"/>
        </w:rPr>
      </w:pPr>
      <w:r>
        <w:t>The scenario weighting is going to use the existing weighting logic developed</w:t>
      </w:r>
      <w:del w:id="1393" w:author="Lo Yuen San, Sandy (non-empl)" w:date="2019-11-21T22:13:00Z">
        <w:r w:rsidR="00046CA5">
          <w:delText>.</w:delText>
        </w:r>
      </w:del>
    </w:p>
    <w:p w14:paraId="1528E8DC" w14:textId="5871EA20" w:rsidR="00FA5C19" w:rsidRDefault="00046CA5">
      <w:del w:id="1394" w:author="Lo Yuen San, Sandy (non-empl)" w:date="2019-11-21T22:13:00Z">
        <w:r>
          <w:delText>The existing weighting logic is based on scenarios and portfolios, as such, the standard RIskConfidence weighting logic cannot be utilized</w:delText>
        </w:r>
      </w:del>
      <w:ins w:id="1395" w:author="Lo Yuen San, Sandy (non-empl)" w:date="2019-11-21T22:13:00Z">
        <w:r w:rsidR="006D6C31">
          <w:t xml:space="preserve"> in ifrs9</w:t>
        </w:r>
      </w:ins>
      <w:ins w:id="1396" w:author="Chung Chi Lee" w:date="2020-04-01T12:06:00Z">
        <w:r w:rsidR="00F236CE">
          <w:t xml:space="preserve"> </w:t>
        </w:r>
        <w:r w:rsidR="00F236CE" w:rsidRPr="00F236CE">
          <w:rPr>
            <w:highlight w:val="yellow"/>
            <w:rPrChange w:id="1397" w:author="Chung Chi Lee" w:date="2020-04-01T12:06:00Z">
              <w:rPr/>
            </w:rPrChange>
          </w:rPr>
          <w:t>production</w:t>
        </w:r>
      </w:ins>
      <w:r w:rsidR="006D6C31">
        <w:t>.</w:t>
      </w:r>
    </w:p>
    <w:p w14:paraId="5D7A0D9F" w14:textId="77777777" w:rsidR="00FA5C19" w:rsidRDefault="00FA5C19"/>
    <w:p w14:paraId="2E697477" w14:textId="77777777" w:rsidR="00FA5C19" w:rsidRDefault="006D6C31">
      <w:pPr>
        <w:pStyle w:val="Heading1"/>
      </w:pPr>
      <w:bookmarkStart w:id="1398" w:name="_Toc256000021"/>
      <w:bookmarkStart w:id="1399" w:name="scroll-bookmark-23"/>
      <w:r>
        <w:t>User Access Management</w:t>
      </w:r>
      <w:bookmarkEnd w:id="1398"/>
      <w:bookmarkEnd w:id="1399"/>
    </w:p>
    <w:p w14:paraId="1EA5BBB2" w14:textId="77777777" w:rsidR="00FA5C19" w:rsidRDefault="006D6C31">
      <w:r>
        <w:t>The access to the exposures will be controlled with BU Department Code.</w:t>
      </w:r>
    </w:p>
    <w:p w14:paraId="571E538F" w14:textId="77777777" w:rsidR="00FA5C19" w:rsidRDefault="006D6C31">
      <w:r>
        <w:t xml:space="preserve">All RMs and </w:t>
      </w:r>
      <w:del w:id="1400" w:author="Lo Yuen San, Sandy (non-empl)" w:date="2019-11-21T22:13:00Z">
        <w:r w:rsidR="00046CA5">
          <w:delText>super</w:delText>
        </w:r>
      </w:del>
      <w:ins w:id="1401" w:author="Lo Yuen San, Sandy (non-empl)" w:date="2019-11-21T22:13:00Z">
        <w:r>
          <w:t>advanced</w:t>
        </w:r>
      </w:ins>
      <w:r>
        <w:t xml:space="preserve"> users will have access to all borrowers. However, BU Department Code will define the access to exposures and CRM.</w:t>
      </w:r>
    </w:p>
    <w:p w14:paraId="4178821F" w14:textId="77777777" w:rsidR="00FA5C19" w:rsidRDefault="00FA5C19"/>
    <w:p w14:paraId="4724ABB0" w14:textId="77777777" w:rsidR="00FA5C19" w:rsidRDefault="006D6C31">
      <w:r>
        <w:t>There will be 2 types of BU Department Codes assigned to each user:</w:t>
      </w:r>
    </w:p>
    <w:p w14:paraId="64DB6344" w14:textId="77777777" w:rsidR="00FA5C19" w:rsidRDefault="006D6C31">
      <w:pPr>
        <w:numPr>
          <w:ilvl w:val="0"/>
          <w:numId w:val="35"/>
        </w:numPr>
        <w:pPrChange w:id="1402" w:author="Lo Yuen San, Sandy (non-empl)" w:date="2019-11-21T22:13:00Z">
          <w:pPr>
            <w:numPr>
              <w:numId w:val="30"/>
            </w:numPr>
            <w:tabs>
              <w:tab w:val="num" w:pos="360"/>
            </w:tabs>
            <w:ind w:left="360" w:hanging="360"/>
          </w:pPr>
        </w:pPrChange>
      </w:pPr>
      <w:r>
        <w:t>Primary BU Department Code</w:t>
      </w:r>
    </w:p>
    <w:p w14:paraId="4F7C09DC" w14:textId="77777777" w:rsidR="00FA5C19" w:rsidRDefault="006D6C31">
      <w:pPr>
        <w:numPr>
          <w:ilvl w:val="0"/>
          <w:numId w:val="35"/>
        </w:numPr>
        <w:pPrChange w:id="1403" w:author="Lo Yuen San, Sandy (non-empl)" w:date="2019-11-21T22:13:00Z">
          <w:pPr>
            <w:numPr>
              <w:numId w:val="30"/>
            </w:numPr>
            <w:tabs>
              <w:tab w:val="num" w:pos="360"/>
            </w:tabs>
            <w:ind w:left="360" w:hanging="360"/>
          </w:pPr>
        </w:pPrChange>
      </w:pPr>
      <w:r>
        <w:t>List of BU Department Codes </w:t>
      </w:r>
    </w:p>
    <w:p w14:paraId="649314D0" w14:textId="77777777" w:rsidR="00FA5C19" w:rsidRDefault="006D6C31">
      <w:r>
        <w:t>Each simulation will be associated with the primary BU Department Code.</w:t>
      </w:r>
    </w:p>
    <w:p w14:paraId="79924BDF" w14:textId="77777777" w:rsidR="00FA5C19" w:rsidRDefault="00FA5C19"/>
    <w:p w14:paraId="7C75A1D2" w14:textId="77777777" w:rsidR="00FA5C19" w:rsidRDefault="006D6C31">
      <w:r>
        <w:t>There will be 2 types of users defined in the system:</w:t>
      </w:r>
    </w:p>
    <w:p w14:paraId="47CDE036" w14:textId="77777777" w:rsidR="00FA5C19" w:rsidRDefault="00046CA5">
      <w:pPr>
        <w:numPr>
          <w:ilvl w:val="0"/>
          <w:numId w:val="36"/>
        </w:numPr>
        <w:pPrChange w:id="1404" w:author="Lo Yuen San, Sandy (non-empl)" w:date="2019-11-21T22:13:00Z">
          <w:pPr>
            <w:numPr>
              <w:numId w:val="31"/>
            </w:numPr>
            <w:tabs>
              <w:tab w:val="num" w:pos="360"/>
            </w:tabs>
            <w:ind w:left="360" w:hanging="360"/>
          </w:pPr>
        </w:pPrChange>
      </w:pPr>
      <w:del w:id="1405" w:author="Lo Yuen San, Sandy (non-empl)" w:date="2019-11-21T22:13:00Z">
        <w:r>
          <w:delText xml:space="preserve">End </w:delText>
        </w:r>
      </w:del>
      <w:ins w:id="1406" w:author="Lo Yuen San, Sandy (non-empl)" w:date="2019-11-21T22:13:00Z">
        <w:r w:rsidR="006D6C31">
          <w:t>General </w:t>
        </w:r>
      </w:ins>
      <w:r w:rsidR="006D6C31">
        <w:t>user:</w:t>
      </w:r>
    </w:p>
    <w:p w14:paraId="401F5940" w14:textId="77777777" w:rsidR="00FA5C19" w:rsidRDefault="00046CA5">
      <w:pPr>
        <w:numPr>
          <w:ilvl w:val="1"/>
          <w:numId w:val="37"/>
        </w:numPr>
        <w:pPrChange w:id="1407" w:author="Lo Yuen San, Sandy (non-empl)" w:date="2019-11-21T22:13:00Z">
          <w:pPr>
            <w:numPr>
              <w:ilvl w:val="1"/>
              <w:numId w:val="32"/>
            </w:numPr>
            <w:tabs>
              <w:tab w:val="num" w:pos="1080"/>
            </w:tabs>
            <w:ind w:left="1080" w:hanging="360"/>
          </w:pPr>
        </w:pPrChange>
      </w:pPr>
      <w:del w:id="1408" w:author="Lo Yuen San, Sandy (non-empl)" w:date="2019-11-21T22:13:00Z">
        <w:r>
          <w:delText>End</w:delText>
        </w:r>
      </w:del>
      <w:ins w:id="1409" w:author="Lo Yuen San, Sandy (non-empl)" w:date="2019-11-21T22:13:00Z">
        <w:r w:rsidR="006D6C31">
          <w:t>General</w:t>
        </w:r>
      </w:ins>
      <w:r w:rsidR="006D6C31">
        <w:t xml:space="preserve"> user (loan officer) will have access to the deals and CRM that are associated to the list of BU Department Codes assigned to the </w:t>
      </w:r>
      <w:del w:id="1410" w:author="Lo Yuen San, Sandy (non-empl)" w:date="2019-11-21T22:13:00Z">
        <w:r>
          <w:delText>end</w:delText>
        </w:r>
      </w:del>
      <w:ins w:id="1411" w:author="Lo Yuen San, Sandy (non-empl)" w:date="2019-11-21T22:13:00Z">
        <w:r w:rsidR="006D6C31">
          <w:t>general</w:t>
        </w:r>
      </w:ins>
      <w:r w:rsidR="006D6C31">
        <w:t xml:space="preserve"> user.</w:t>
      </w:r>
    </w:p>
    <w:p w14:paraId="0DAFB9BB" w14:textId="77777777" w:rsidR="00FA5C19" w:rsidRDefault="006D6C31">
      <w:pPr>
        <w:numPr>
          <w:ilvl w:val="1"/>
          <w:numId w:val="37"/>
        </w:numPr>
        <w:pPrChange w:id="1412" w:author="Lo Yuen San, Sandy (non-empl)" w:date="2019-11-21T22:13:00Z">
          <w:pPr>
            <w:numPr>
              <w:ilvl w:val="1"/>
              <w:numId w:val="32"/>
            </w:numPr>
            <w:tabs>
              <w:tab w:val="num" w:pos="1080"/>
            </w:tabs>
            <w:ind w:left="1080" w:hanging="360"/>
          </w:pPr>
        </w:pPrChange>
      </w:pPr>
      <w:r>
        <w:t xml:space="preserve">Each </w:t>
      </w:r>
      <w:del w:id="1413" w:author="Lo Yuen San, Sandy (non-empl)" w:date="2019-11-21T22:13:00Z">
        <w:r w:rsidR="00046CA5">
          <w:delText>end</w:delText>
        </w:r>
      </w:del>
      <w:ins w:id="1414" w:author="Lo Yuen San, Sandy (non-empl)" w:date="2019-11-21T22:13:00Z">
        <w:r>
          <w:t>general</w:t>
        </w:r>
      </w:ins>
      <w:r>
        <w:t xml:space="preserve"> user will only have access to the simulations associated with the primary BU Department Code.</w:t>
      </w:r>
    </w:p>
    <w:p w14:paraId="2974E75E" w14:textId="77777777" w:rsidR="00FA5C19" w:rsidRDefault="00046CA5">
      <w:pPr>
        <w:numPr>
          <w:ilvl w:val="0"/>
          <w:numId w:val="36"/>
        </w:numPr>
        <w:pPrChange w:id="1415" w:author="Lo Yuen San, Sandy (non-empl)" w:date="2019-11-21T22:13:00Z">
          <w:pPr>
            <w:numPr>
              <w:numId w:val="31"/>
            </w:numPr>
            <w:tabs>
              <w:tab w:val="num" w:pos="360"/>
            </w:tabs>
            <w:ind w:left="360" w:hanging="360"/>
          </w:pPr>
        </w:pPrChange>
      </w:pPr>
      <w:del w:id="1416" w:author="Lo Yuen San, Sandy (non-empl)" w:date="2019-11-21T22:13:00Z">
        <w:r>
          <w:delText>Super</w:delText>
        </w:r>
      </w:del>
      <w:ins w:id="1417" w:author="Lo Yuen San, Sandy (non-empl)" w:date="2019-11-21T22:13:00Z">
        <w:r w:rsidR="006D6C31">
          <w:t>Advanced</w:t>
        </w:r>
      </w:ins>
      <w:r w:rsidR="006D6C31">
        <w:t xml:space="preserve"> user:</w:t>
      </w:r>
    </w:p>
    <w:p w14:paraId="04DCCFFA" w14:textId="77777777" w:rsidR="00FA5C19" w:rsidRDefault="00046CA5">
      <w:pPr>
        <w:numPr>
          <w:ilvl w:val="1"/>
          <w:numId w:val="38"/>
        </w:numPr>
        <w:pPrChange w:id="1418" w:author="Lo Yuen San, Sandy (non-empl)" w:date="2019-11-21T22:13:00Z">
          <w:pPr>
            <w:numPr>
              <w:ilvl w:val="1"/>
              <w:numId w:val="33"/>
            </w:numPr>
            <w:tabs>
              <w:tab w:val="num" w:pos="1080"/>
            </w:tabs>
            <w:ind w:left="1080" w:hanging="360"/>
          </w:pPr>
        </w:pPrChange>
      </w:pPr>
      <w:del w:id="1419" w:author="Lo Yuen San, Sandy (non-empl)" w:date="2019-11-21T22:13:00Z">
        <w:r>
          <w:delText>A super user</w:delText>
        </w:r>
      </w:del>
      <w:ins w:id="1420" w:author="Lo Yuen San, Sandy (non-empl)" w:date="2019-11-21T22:13:00Z">
        <w:r w:rsidR="006D6C31">
          <w:t>An advanced use</w:t>
        </w:r>
      </w:ins>
      <w:r w:rsidR="006D6C31">
        <w:t xml:space="preserve"> will have access to all deals, CRM and simulation results.</w:t>
      </w:r>
    </w:p>
    <w:p w14:paraId="26236098" w14:textId="77777777" w:rsidR="00FA5C19" w:rsidRDefault="00FA5C19">
      <w:pPr>
        <w:rPr>
          <w:ins w:id="1421" w:author="Lo Yuen San, Sandy (non-empl)" w:date="2019-11-21T22:13:00Z"/>
        </w:rPr>
      </w:pPr>
    </w:p>
    <w:p w14:paraId="363D7898" w14:textId="77777777" w:rsidR="00FA5C19" w:rsidRDefault="006D6C31">
      <w:pPr>
        <w:rPr>
          <w:ins w:id="1422" w:author="Lo Yuen San, Sandy (non-empl)" w:date="2019-11-21T22:13:00Z"/>
        </w:rPr>
      </w:pPr>
      <w:ins w:id="1423" w:author="Lo Yuen San, Sandy (non-empl)" w:date="2019-11-21T22:13:00Z">
        <w:r>
          <w:t>Full details below:</w:t>
        </w:r>
      </w:ins>
    </w:p>
    <w:p w14:paraId="6F481CBB" w14:textId="77777777" w:rsidR="00FA5C19" w:rsidRDefault="00FA5C19">
      <w:pPr>
        <w:rPr>
          <w:ins w:id="1424" w:author="Lo Yuen San, Sandy (non-empl)" w:date="2019-11-21T22:13:00Z"/>
        </w:rPr>
      </w:pPr>
    </w:p>
    <w:tbl>
      <w:tblPr>
        <w:tblStyle w:val="ScrollTableNormal"/>
        <w:tblW w:w="5000" w:type="pct"/>
        <w:tblLook w:val="0020" w:firstRow="1" w:lastRow="0" w:firstColumn="0" w:lastColumn="0" w:noHBand="0" w:noVBand="0"/>
      </w:tblPr>
      <w:tblGrid>
        <w:gridCol w:w="3177"/>
        <w:gridCol w:w="1293"/>
        <w:gridCol w:w="4880"/>
      </w:tblGrid>
      <w:tr w:rsidR="00FA5C19" w14:paraId="5121EB76" w14:textId="77777777" w:rsidTr="00FA5C19">
        <w:trPr>
          <w:cnfStyle w:val="100000000000" w:firstRow="1" w:lastRow="0" w:firstColumn="0" w:lastColumn="0" w:oddVBand="0" w:evenVBand="0" w:oddHBand="0" w:evenHBand="0" w:firstRowFirstColumn="0" w:firstRowLastColumn="0" w:lastRowFirstColumn="0" w:lastRowLastColumn="0"/>
          <w:ins w:id="1425" w:author="Lo Yuen San, Sandy (non-empl)" w:date="2019-11-21T22:13:00Z"/>
        </w:trPr>
        <w:tc>
          <w:tcPr>
            <w:tcW w:w="0" w:type="auto"/>
            <w:tcMar>
              <w:top w:w="30" w:type="dxa"/>
              <w:left w:w="30" w:type="dxa"/>
              <w:bottom w:w="20" w:type="dxa"/>
              <w:right w:w="30" w:type="dxa"/>
            </w:tcMar>
          </w:tcPr>
          <w:p w14:paraId="3C833702" w14:textId="77777777" w:rsidR="00FA5C19" w:rsidRDefault="006D6C31">
            <w:pPr>
              <w:rPr>
                <w:ins w:id="1426" w:author="Lo Yuen San, Sandy (non-empl)" w:date="2019-11-21T22:13:00Z"/>
              </w:rPr>
            </w:pPr>
            <w:ins w:id="1427" w:author="Lo Yuen San, Sandy (non-empl)" w:date="2019-11-21T22:13:00Z">
              <w:r>
                <w:rPr>
                  <w:rFonts w:ascii="Calibri" w:eastAsia="PMingLiU" w:hAnsi="Calibri" w:cs="Arial"/>
                </w:rPr>
                <w:t>Access</w:t>
              </w:r>
            </w:ins>
          </w:p>
        </w:tc>
        <w:tc>
          <w:tcPr>
            <w:tcW w:w="0" w:type="auto"/>
            <w:tcMar>
              <w:top w:w="30" w:type="dxa"/>
              <w:left w:w="30" w:type="dxa"/>
              <w:bottom w:w="20" w:type="dxa"/>
              <w:right w:w="30" w:type="dxa"/>
            </w:tcMar>
          </w:tcPr>
          <w:p w14:paraId="10E211FC" w14:textId="77777777" w:rsidR="00FA5C19" w:rsidRDefault="006D6C31">
            <w:pPr>
              <w:rPr>
                <w:ins w:id="1428" w:author="Lo Yuen San, Sandy (non-empl)" w:date="2019-11-21T22:13:00Z"/>
              </w:rPr>
            </w:pPr>
            <w:ins w:id="1429" w:author="Lo Yuen San, Sandy (non-empl)" w:date="2019-11-21T22:13:00Z">
              <w:r>
                <w:rPr>
                  <w:rFonts w:ascii="Calibri" w:eastAsia="PMingLiU" w:hAnsi="Calibri" w:cs="Arial"/>
                </w:rPr>
                <w:t>Advanced User</w:t>
              </w:r>
            </w:ins>
          </w:p>
        </w:tc>
        <w:tc>
          <w:tcPr>
            <w:tcW w:w="0" w:type="auto"/>
            <w:tcMar>
              <w:top w:w="30" w:type="dxa"/>
              <w:left w:w="30" w:type="dxa"/>
              <w:bottom w:w="20" w:type="dxa"/>
              <w:right w:w="30" w:type="dxa"/>
            </w:tcMar>
          </w:tcPr>
          <w:p w14:paraId="4BD8A43F" w14:textId="77777777" w:rsidR="00FA5C19" w:rsidRDefault="006D6C31">
            <w:pPr>
              <w:rPr>
                <w:ins w:id="1430" w:author="Lo Yuen San, Sandy (non-empl)" w:date="2019-11-21T22:13:00Z"/>
              </w:rPr>
            </w:pPr>
            <w:ins w:id="1431" w:author="Lo Yuen San, Sandy (non-empl)" w:date="2019-11-21T22:13:00Z">
              <w:r>
                <w:rPr>
                  <w:rFonts w:ascii="Calibri" w:eastAsia="PMingLiU" w:hAnsi="Calibri" w:cs="Arial"/>
                </w:rPr>
                <w:t>General User</w:t>
              </w:r>
            </w:ins>
          </w:p>
        </w:tc>
      </w:tr>
      <w:tr w:rsidR="00FA5C19" w14:paraId="08A6FF48" w14:textId="77777777" w:rsidTr="00FA5C19">
        <w:trPr>
          <w:ins w:id="1432" w:author="Lo Yuen San, Sandy (non-empl)" w:date="2019-11-21T22:13:00Z"/>
        </w:trPr>
        <w:tc>
          <w:tcPr>
            <w:tcW w:w="0" w:type="auto"/>
            <w:tcMar>
              <w:top w:w="30" w:type="dxa"/>
              <w:left w:w="30" w:type="dxa"/>
              <w:bottom w:w="20" w:type="dxa"/>
              <w:right w:w="30" w:type="dxa"/>
            </w:tcMar>
          </w:tcPr>
          <w:p w14:paraId="1D530142" w14:textId="77777777" w:rsidR="00FA5C19" w:rsidRDefault="006D6C31">
            <w:pPr>
              <w:rPr>
                <w:ins w:id="1433" w:author="Lo Yuen San, Sandy (non-empl)" w:date="2019-11-21T22:13:00Z"/>
              </w:rPr>
            </w:pPr>
            <w:ins w:id="1434" w:author="Lo Yuen San, Sandy (non-empl)" w:date="2019-11-21T22:13:00Z">
              <w:r>
                <w:rPr>
                  <w:rFonts w:ascii="Calibri" w:eastAsia="PMingLiU" w:hAnsi="Calibri" w:cs="Arial"/>
                </w:rPr>
                <w:t>Borrowers</w:t>
              </w:r>
            </w:ins>
          </w:p>
        </w:tc>
        <w:tc>
          <w:tcPr>
            <w:tcW w:w="0" w:type="auto"/>
            <w:tcMar>
              <w:top w:w="30" w:type="dxa"/>
              <w:left w:w="30" w:type="dxa"/>
              <w:bottom w:w="20" w:type="dxa"/>
              <w:right w:w="30" w:type="dxa"/>
            </w:tcMar>
          </w:tcPr>
          <w:p w14:paraId="14641054" w14:textId="77777777" w:rsidR="00FA5C19" w:rsidRDefault="006D6C31">
            <w:pPr>
              <w:rPr>
                <w:ins w:id="1435" w:author="Lo Yuen San, Sandy (non-empl)" w:date="2019-11-21T22:13:00Z"/>
              </w:rPr>
            </w:pPr>
            <w:ins w:id="1436" w:author="Lo Yuen San, Sandy (non-empl)" w:date="2019-11-21T22:13:00Z">
              <w:r>
                <w:rPr>
                  <w:rFonts w:ascii="Calibri" w:eastAsia="PMingLiU" w:hAnsi="Calibri" w:cs="Arial"/>
                </w:rPr>
                <w:t>All</w:t>
              </w:r>
            </w:ins>
          </w:p>
        </w:tc>
        <w:tc>
          <w:tcPr>
            <w:tcW w:w="0" w:type="auto"/>
            <w:tcMar>
              <w:top w:w="30" w:type="dxa"/>
              <w:left w:w="30" w:type="dxa"/>
              <w:bottom w:w="20" w:type="dxa"/>
              <w:right w:w="30" w:type="dxa"/>
            </w:tcMar>
          </w:tcPr>
          <w:p w14:paraId="5DD327B4" w14:textId="77777777" w:rsidR="00FA5C19" w:rsidRDefault="006D6C31">
            <w:pPr>
              <w:rPr>
                <w:ins w:id="1437" w:author="Lo Yuen San, Sandy (non-empl)" w:date="2019-11-21T22:13:00Z"/>
              </w:rPr>
            </w:pPr>
            <w:ins w:id="1438" w:author="Lo Yuen San, Sandy (non-empl)" w:date="2019-11-21T22:13:00Z">
              <w:r>
                <w:rPr>
                  <w:rFonts w:ascii="Calibri" w:eastAsia="PMingLiU" w:hAnsi="Calibri" w:cs="Arial"/>
                </w:rPr>
                <w:t>All</w:t>
              </w:r>
            </w:ins>
          </w:p>
        </w:tc>
      </w:tr>
      <w:tr w:rsidR="00FA5C19" w14:paraId="2A9F6109" w14:textId="77777777" w:rsidTr="00FA5C19">
        <w:trPr>
          <w:ins w:id="1439" w:author="Lo Yuen San, Sandy (non-empl)" w:date="2019-11-21T22:13:00Z"/>
        </w:trPr>
        <w:tc>
          <w:tcPr>
            <w:tcW w:w="0" w:type="auto"/>
            <w:tcMar>
              <w:top w:w="30" w:type="dxa"/>
              <w:left w:w="30" w:type="dxa"/>
              <w:bottom w:w="20" w:type="dxa"/>
              <w:right w:w="30" w:type="dxa"/>
            </w:tcMar>
          </w:tcPr>
          <w:p w14:paraId="099C2D4C" w14:textId="77777777" w:rsidR="00FA5C19" w:rsidRDefault="006D6C31">
            <w:pPr>
              <w:rPr>
                <w:ins w:id="1440" w:author="Lo Yuen San, Sandy (non-empl)" w:date="2019-11-21T22:13:00Z"/>
              </w:rPr>
            </w:pPr>
            <w:ins w:id="1441" w:author="Lo Yuen San, Sandy (non-empl)" w:date="2019-11-21T22:13:00Z">
              <w:r>
                <w:rPr>
                  <w:rFonts w:ascii="Calibri" w:eastAsia="PMingLiU" w:hAnsi="Calibri" w:cs="Arial"/>
                </w:rPr>
                <w:t>Deals</w:t>
              </w:r>
            </w:ins>
          </w:p>
        </w:tc>
        <w:tc>
          <w:tcPr>
            <w:tcW w:w="0" w:type="auto"/>
            <w:tcMar>
              <w:top w:w="30" w:type="dxa"/>
              <w:left w:w="30" w:type="dxa"/>
              <w:bottom w:w="20" w:type="dxa"/>
              <w:right w:w="30" w:type="dxa"/>
            </w:tcMar>
          </w:tcPr>
          <w:p w14:paraId="478282AB" w14:textId="77777777" w:rsidR="00FA5C19" w:rsidRDefault="006D6C31">
            <w:pPr>
              <w:rPr>
                <w:ins w:id="1442" w:author="Lo Yuen San, Sandy (non-empl)" w:date="2019-11-21T22:13:00Z"/>
              </w:rPr>
            </w:pPr>
            <w:ins w:id="1443" w:author="Lo Yuen San, Sandy (non-empl)" w:date="2019-11-21T22:13:00Z">
              <w:r>
                <w:rPr>
                  <w:rFonts w:ascii="Calibri" w:eastAsia="PMingLiU" w:hAnsi="Calibri" w:cs="Arial"/>
                </w:rPr>
                <w:t>All</w:t>
              </w:r>
            </w:ins>
          </w:p>
        </w:tc>
        <w:tc>
          <w:tcPr>
            <w:tcW w:w="0" w:type="auto"/>
            <w:tcMar>
              <w:top w:w="30" w:type="dxa"/>
              <w:left w:w="30" w:type="dxa"/>
              <w:bottom w:w="20" w:type="dxa"/>
              <w:right w:w="30" w:type="dxa"/>
            </w:tcMar>
          </w:tcPr>
          <w:p w14:paraId="74DBAD97" w14:textId="77777777" w:rsidR="00FA5C19" w:rsidRDefault="006D6C31">
            <w:pPr>
              <w:rPr>
                <w:ins w:id="1444" w:author="Lo Yuen San, Sandy (non-empl)" w:date="2019-11-21T22:13:00Z"/>
              </w:rPr>
            </w:pPr>
            <w:ins w:id="1445" w:author="Lo Yuen San, Sandy (non-empl)" w:date="2019-11-21T22:13:00Z">
              <w:r>
                <w:rPr>
                  <w:rFonts w:ascii="Calibri" w:eastAsia="PMingLiU" w:hAnsi="Calibri" w:cs="Arial"/>
                </w:rPr>
                <w:t>Only deals associated with list of BU Dept Codes</w:t>
              </w:r>
            </w:ins>
          </w:p>
        </w:tc>
      </w:tr>
      <w:tr w:rsidR="00FA5C19" w14:paraId="257650E7" w14:textId="77777777" w:rsidTr="00FA5C19">
        <w:trPr>
          <w:ins w:id="1446" w:author="Lo Yuen San, Sandy (non-empl)" w:date="2019-11-21T22:13:00Z"/>
        </w:trPr>
        <w:tc>
          <w:tcPr>
            <w:tcW w:w="0" w:type="auto"/>
            <w:tcMar>
              <w:top w:w="30" w:type="dxa"/>
              <w:left w:w="30" w:type="dxa"/>
              <w:bottom w:w="20" w:type="dxa"/>
              <w:right w:w="30" w:type="dxa"/>
            </w:tcMar>
          </w:tcPr>
          <w:p w14:paraId="3F5A4E64" w14:textId="77777777" w:rsidR="00FA5C19" w:rsidRDefault="006D6C31">
            <w:pPr>
              <w:rPr>
                <w:ins w:id="1447" w:author="Lo Yuen San, Sandy (non-empl)" w:date="2019-11-21T22:13:00Z"/>
              </w:rPr>
            </w:pPr>
            <w:ins w:id="1448" w:author="Lo Yuen San, Sandy (non-empl)" w:date="2019-11-21T22:13:00Z">
              <w:r>
                <w:rPr>
                  <w:rFonts w:ascii="Calibri" w:eastAsia="PMingLiU" w:hAnsi="Calibri" w:cs="Arial"/>
                </w:rPr>
                <w:t>CRM</w:t>
              </w:r>
            </w:ins>
          </w:p>
        </w:tc>
        <w:tc>
          <w:tcPr>
            <w:tcW w:w="0" w:type="auto"/>
            <w:tcMar>
              <w:top w:w="30" w:type="dxa"/>
              <w:left w:w="30" w:type="dxa"/>
              <w:bottom w:w="20" w:type="dxa"/>
              <w:right w:w="30" w:type="dxa"/>
            </w:tcMar>
          </w:tcPr>
          <w:p w14:paraId="067E2E0B" w14:textId="77777777" w:rsidR="00FA5C19" w:rsidRDefault="006D6C31">
            <w:pPr>
              <w:rPr>
                <w:ins w:id="1449" w:author="Lo Yuen San, Sandy (non-empl)" w:date="2019-11-21T22:13:00Z"/>
              </w:rPr>
            </w:pPr>
            <w:ins w:id="1450" w:author="Lo Yuen San, Sandy (non-empl)" w:date="2019-11-21T22:13:00Z">
              <w:r>
                <w:rPr>
                  <w:rFonts w:ascii="Calibri" w:eastAsia="PMingLiU" w:hAnsi="Calibri" w:cs="Arial"/>
                </w:rPr>
                <w:t>All</w:t>
              </w:r>
            </w:ins>
          </w:p>
        </w:tc>
        <w:tc>
          <w:tcPr>
            <w:tcW w:w="0" w:type="auto"/>
            <w:tcMar>
              <w:top w:w="30" w:type="dxa"/>
              <w:left w:w="30" w:type="dxa"/>
              <w:bottom w:w="20" w:type="dxa"/>
              <w:right w:w="30" w:type="dxa"/>
            </w:tcMar>
          </w:tcPr>
          <w:p w14:paraId="31B91C10" w14:textId="77777777" w:rsidR="00FA5C19" w:rsidRDefault="006D6C31">
            <w:pPr>
              <w:rPr>
                <w:ins w:id="1451" w:author="Lo Yuen San, Sandy (non-empl)" w:date="2019-11-21T22:13:00Z"/>
              </w:rPr>
            </w:pPr>
            <w:ins w:id="1452" w:author="Lo Yuen San, Sandy (non-empl)" w:date="2019-11-21T22:13:00Z">
              <w:r>
                <w:rPr>
                  <w:rFonts w:ascii="Calibri" w:eastAsia="PMingLiU" w:hAnsi="Calibri" w:cs="Arial"/>
                </w:rPr>
                <w:t>Only CRM associated with the list of BU Dept Codes</w:t>
              </w:r>
            </w:ins>
          </w:p>
        </w:tc>
      </w:tr>
      <w:tr w:rsidR="00FA5C19" w14:paraId="0D660C62" w14:textId="77777777" w:rsidTr="00FA5C19">
        <w:trPr>
          <w:ins w:id="1453" w:author="Lo Yuen San, Sandy (non-empl)" w:date="2019-11-21T22:13:00Z"/>
        </w:trPr>
        <w:tc>
          <w:tcPr>
            <w:tcW w:w="0" w:type="auto"/>
            <w:tcMar>
              <w:top w:w="30" w:type="dxa"/>
              <w:left w:w="30" w:type="dxa"/>
              <w:bottom w:w="20" w:type="dxa"/>
              <w:right w:w="30" w:type="dxa"/>
            </w:tcMar>
          </w:tcPr>
          <w:p w14:paraId="470A8582" w14:textId="77777777" w:rsidR="00FA5C19" w:rsidRDefault="006D6C31">
            <w:pPr>
              <w:rPr>
                <w:ins w:id="1454" w:author="Lo Yuen San, Sandy (non-empl)" w:date="2019-11-21T22:13:00Z"/>
              </w:rPr>
            </w:pPr>
            <w:ins w:id="1455" w:author="Lo Yuen San, Sandy (non-empl)" w:date="2019-11-21T22:13:00Z">
              <w:r>
                <w:rPr>
                  <w:rFonts w:ascii="Calibri" w:eastAsia="PMingLiU" w:hAnsi="Calibri" w:cs="Arial"/>
                </w:rPr>
                <w:t>Simulations</w:t>
              </w:r>
            </w:ins>
          </w:p>
        </w:tc>
        <w:tc>
          <w:tcPr>
            <w:tcW w:w="0" w:type="auto"/>
            <w:tcMar>
              <w:top w:w="30" w:type="dxa"/>
              <w:left w:w="30" w:type="dxa"/>
              <w:bottom w:w="20" w:type="dxa"/>
              <w:right w:w="30" w:type="dxa"/>
            </w:tcMar>
          </w:tcPr>
          <w:p w14:paraId="79B0B306" w14:textId="77777777" w:rsidR="00FA5C19" w:rsidRDefault="006D6C31">
            <w:pPr>
              <w:rPr>
                <w:ins w:id="1456" w:author="Lo Yuen San, Sandy (non-empl)" w:date="2019-11-21T22:13:00Z"/>
              </w:rPr>
            </w:pPr>
            <w:ins w:id="1457" w:author="Lo Yuen San, Sandy (non-empl)" w:date="2019-11-21T22:13:00Z">
              <w:r>
                <w:rPr>
                  <w:rFonts w:ascii="Calibri" w:eastAsia="PMingLiU" w:hAnsi="Calibri" w:cs="Arial"/>
                </w:rPr>
                <w:t>All</w:t>
              </w:r>
            </w:ins>
          </w:p>
        </w:tc>
        <w:tc>
          <w:tcPr>
            <w:tcW w:w="0" w:type="auto"/>
            <w:tcMar>
              <w:top w:w="30" w:type="dxa"/>
              <w:left w:w="30" w:type="dxa"/>
              <w:bottom w:w="20" w:type="dxa"/>
              <w:right w:w="30" w:type="dxa"/>
            </w:tcMar>
          </w:tcPr>
          <w:p w14:paraId="0AD0F57A" w14:textId="77777777" w:rsidR="00FA5C19" w:rsidRDefault="006D6C31">
            <w:pPr>
              <w:rPr>
                <w:ins w:id="1458" w:author="Lo Yuen San, Sandy (non-empl)" w:date="2019-11-21T22:13:00Z"/>
              </w:rPr>
            </w:pPr>
            <w:ins w:id="1459" w:author="Lo Yuen San, Sandy (non-empl)" w:date="2019-11-21T22:13:00Z">
              <w:r>
                <w:rPr>
                  <w:rFonts w:ascii="Calibri" w:eastAsia="PMingLiU" w:hAnsi="Calibri" w:cs="Arial"/>
                </w:rPr>
                <w:t xml:space="preserve">Only simulations associated with the </w:t>
              </w:r>
              <w:r>
                <w:rPr>
                  <w:rFonts w:ascii="Calibri" w:eastAsia="PMingLiU" w:hAnsi="Calibri" w:cs="Arial"/>
                  <w:b/>
                </w:rPr>
                <w:t>primary</w:t>
              </w:r>
              <w:r>
                <w:rPr>
                  <w:rFonts w:ascii="Calibri" w:eastAsia="PMingLiU" w:hAnsi="Calibri" w:cs="Arial"/>
                </w:rPr>
                <w:t xml:space="preserve"> BU Dept Code of the user</w:t>
              </w:r>
            </w:ins>
          </w:p>
        </w:tc>
      </w:tr>
      <w:tr w:rsidR="00FA5C19" w14:paraId="1B7CC200" w14:textId="77777777" w:rsidTr="00FA5C19">
        <w:trPr>
          <w:ins w:id="1460" w:author="Lo Yuen San, Sandy (non-empl)" w:date="2019-11-21T22:13:00Z"/>
        </w:trPr>
        <w:tc>
          <w:tcPr>
            <w:tcW w:w="0" w:type="auto"/>
            <w:tcMar>
              <w:top w:w="30" w:type="dxa"/>
              <w:left w:w="30" w:type="dxa"/>
              <w:bottom w:w="20" w:type="dxa"/>
              <w:right w:w="30" w:type="dxa"/>
            </w:tcMar>
          </w:tcPr>
          <w:p w14:paraId="1EF5D4E2" w14:textId="77777777" w:rsidR="00FA5C19" w:rsidRDefault="006D6C31">
            <w:pPr>
              <w:rPr>
                <w:ins w:id="1461" w:author="Lo Yuen San, Sandy (non-empl)" w:date="2019-11-21T22:13:00Z"/>
              </w:rPr>
            </w:pPr>
            <w:ins w:id="1462" w:author="Lo Yuen San, Sandy (non-empl)" w:date="2019-11-21T22:13:00Z">
              <w:r>
                <w:rPr>
                  <w:rFonts w:ascii="Calibri" w:eastAsia="PMingLiU" w:hAnsi="Calibri" w:cs="Arial"/>
                </w:rPr>
                <w:t>Export Credit Loss Cashflow Results</w:t>
              </w:r>
            </w:ins>
          </w:p>
        </w:tc>
        <w:tc>
          <w:tcPr>
            <w:tcW w:w="0" w:type="auto"/>
            <w:tcMar>
              <w:top w:w="30" w:type="dxa"/>
              <w:left w:w="30" w:type="dxa"/>
              <w:bottom w:w="20" w:type="dxa"/>
              <w:right w:w="30" w:type="dxa"/>
            </w:tcMar>
          </w:tcPr>
          <w:p w14:paraId="57F4AE4D" w14:textId="77777777" w:rsidR="00FA5C19" w:rsidRDefault="006D6C31">
            <w:pPr>
              <w:rPr>
                <w:ins w:id="1463" w:author="Lo Yuen San, Sandy (non-empl)" w:date="2019-11-21T22:13:00Z"/>
              </w:rPr>
            </w:pPr>
            <w:ins w:id="1464" w:author="Lo Yuen San, Sandy (non-empl)" w:date="2019-11-21T22:13:00Z">
              <w:r>
                <w:rPr>
                  <w:rFonts w:ascii="Calibri" w:eastAsia="PMingLiU" w:hAnsi="Calibri" w:cs="Arial"/>
                </w:rPr>
                <w:t>Yes</w:t>
              </w:r>
            </w:ins>
          </w:p>
        </w:tc>
        <w:tc>
          <w:tcPr>
            <w:tcW w:w="0" w:type="auto"/>
            <w:tcMar>
              <w:top w:w="30" w:type="dxa"/>
              <w:left w:w="30" w:type="dxa"/>
              <w:bottom w:w="20" w:type="dxa"/>
              <w:right w:w="30" w:type="dxa"/>
            </w:tcMar>
          </w:tcPr>
          <w:p w14:paraId="60CFB5C2" w14:textId="77777777" w:rsidR="00FA5C19" w:rsidRDefault="006D6C31">
            <w:pPr>
              <w:rPr>
                <w:ins w:id="1465" w:author="Lo Yuen San, Sandy (non-empl)" w:date="2019-11-21T22:13:00Z"/>
              </w:rPr>
            </w:pPr>
            <w:ins w:id="1466" w:author="Lo Yuen San, Sandy (non-empl)" w:date="2019-11-21T22:13:00Z">
              <w:r>
                <w:rPr>
                  <w:rFonts w:ascii="Calibri" w:eastAsia="PMingLiU" w:hAnsi="Calibri" w:cs="Arial"/>
                </w:rPr>
                <w:t>No</w:t>
              </w:r>
            </w:ins>
          </w:p>
        </w:tc>
      </w:tr>
      <w:tr w:rsidR="00FA5C19" w14:paraId="4AE196AB" w14:textId="77777777" w:rsidTr="00FA5C19">
        <w:trPr>
          <w:ins w:id="1467" w:author="Lo Yuen San, Sandy (non-empl)" w:date="2019-11-21T22:13:00Z"/>
        </w:trPr>
        <w:tc>
          <w:tcPr>
            <w:tcW w:w="0" w:type="auto"/>
            <w:tcMar>
              <w:top w:w="30" w:type="dxa"/>
              <w:left w:w="30" w:type="dxa"/>
              <w:bottom w:w="20" w:type="dxa"/>
              <w:right w:w="30" w:type="dxa"/>
            </w:tcMar>
          </w:tcPr>
          <w:p w14:paraId="1C2B2A68" w14:textId="77777777" w:rsidR="00FA5C19" w:rsidRDefault="006D6C31">
            <w:pPr>
              <w:rPr>
                <w:ins w:id="1468" w:author="Lo Yuen San, Sandy (non-empl)" w:date="2019-11-21T22:13:00Z"/>
              </w:rPr>
            </w:pPr>
            <w:ins w:id="1469" w:author="Lo Yuen San, Sandy (non-empl)" w:date="2019-11-21T22:13:00Z">
              <w:r>
                <w:rPr>
                  <w:rFonts w:ascii="Calibri" w:eastAsia="PMingLiU" w:hAnsi="Calibri" w:cs="Arial"/>
                </w:rPr>
                <w:t>View Model ID Results (Deal Level)</w:t>
              </w:r>
            </w:ins>
          </w:p>
        </w:tc>
        <w:tc>
          <w:tcPr>
            <w:tcW w:w="0" w:type="auto"/>
            <w:tcMar>
              <w:top w:w="30" w:type="dxa"/>
              <w:left w:w="30" w:type="dxa"/>
              <w:bottom w:w="20" w:type="dxa"/>
              <w:right w:w="30" w:type="dxa"/>
            </w:tcMar>
          </w:tcPr>
          <w:p w14:paraId="3F06984B" w14:textId="77777777" w:rsidR="00FA5C19" w:rsidRDefault="006D6C31">
            <w:pPr>
              <w:rPr>
                <w:ins w:id="1470" w:author="Lo Yuen San, Sandy (non-empl)" w:date="2019-11-21T22:13:00Z"/>
              </w:rPr>
            </w:pPr>
            <w:ins w:id="1471" w:author="Lo Yuen San, Sandy (non-empl)" w:date="2019-11-21T22:13:00Z">
              <w:r>
                <w:rPr>
                  <w:rFonts w:ascii="Calibri" w:eastAsia="PMingLiU" w:hAnsi="Calibri" w:cs="Arial"/>
                </w:rPr>
                <w:t>Yes</w:t>
              </w:r>
            </w:ins>
          </w:p>
        </w:tc>
        <w:tc>
          <w:tcPr>
            <w:tcW w:w="0" w:type="auto"/>
            <w:tcMar>
              <w:top w:w="30" w:type="dxa"/>
              <w:left w:w="30" w:type="dxa"/>
              <w:bottom w:w="20" w:type="dxa"/>
              <w:right w:w="30" w:type="dxa"/>
            </w:tcMar>
          </w:tcPr>
          <w:p w14:paraId="7B0D5E24" w14:textId="77777777" w:rsidR="00FA5C19" w:rsidRDefault="006D6C31">
            <w:pPr>
              <w:rPr>
                <w:ins w:id="1472" w:author="Lo Yuen San, Sandy (non-empl)" w:date="2019-11-21T22:13:00Z"/>
              </w:rPr>
            </w:pPr>
            <w:ins w:id="1473" w:author="Lo Yuen San, Sandy (non-empl)" w:date="2019-11-21T22:13:00Z">
              <w:r>
                <w:rPr>
                  <w:rFonts w:ascii="Calibri" w:eastAsia="PMingLiU" w:hAnsi="Calibri" w:cs="Arial"/>
                </w:rPr>
                <w:t>No</w:t>
              </w:r>
            </w:ins>
          </w:p>
        </w:tc>
      </w:tr>
      <w:tr w:rsidR="00FA5C19" w14:paraId="414D2CD8" w14:textId="77777777" w:rsidTr="00FA5C19">
        <w:trPr>
          <w:ins w:id="1474" w:author="Lo Yuen San, Sandy (non-empl)" w:date="2019-11-21T22:13:00Z"/>
        </w:trPr>
        <w:tc>
          <w:tcPr>
            <w:tcW w:w="0" w:type="auto"/>
            <w:tcMar>
              <w:top w:w="30" w:type="dxa"/>
              <w:left w:w="30" w:type="dxa"/>
              <w:bottom w:w="20" w:type="dxa"/>
              <w:right w:w="30" w:type="dxa"/>
            </w:tcMar>
          </w:tcPr>
          <w:p w14:paraId="4B5E073F" w14:textId="77777777" w:rsidR="00FA5C19" w:rsidRDefault="006D6C31">
            <w:pPr>
              <w:rPr>
                <w:ins w:id="1475" w:author="Lo Yuen San, Sandy (non-empl)" w:date="2019-11-21T22:13:00Z"/>
              </w:rPr>
            </w:pPr>
            <w:ins w:id="1476" w:author="Lo Yuen San, Sandy (non-empl)" w:date="2019-11-21T22:13:00Z">
              <w:r>
                <w:rPr>
                  <w:rFonts w:ascii="Calibri" w:eastAsia="PMingLiU" w:hAnsi="Calibri" w:cs="Arial"/>
                </w:rPr>
                <w:t>View ECL Results of Non-Weighted Scenarios</w:t>
              </w:r>
            </w:ins>
          </w:p>
        </w:tc>
        <w:tc>
          <w:tcPr>
            <w:tcW w:w="0" w:type="auto"/>
            <w:tcMar>
              <w:top w:w="30" w:type="dxa"/>
              <w:left w:w="30" w:type="dxa"/>
              <w:bottom w:w="20" w:type="dxa"/>
              <w:right w:w="30" w:type="dxa"/>
            </w:tcMar>
          </w:tcPr>
          <w:p w14:paraId="7148CFA7" w14:textId="77777777" w:rsidR="00FA5C19" w:rsidRDefault="006D6C31">
            <w:pPr>
              <w:rPr>
                <w:ins w:id="1477" w:author="Lo Yuen San, Sandy (non-empl)" w:date="2019-11-21T22:13:00Z"/>
              </w:rPr>
            </w:pPr>
            <w:ins w:id="1478" w:author="Lo Yuen San, Sandy (non-empl)" w:date="2019-11-21T22:13:00Z">
              <w:r>
                <w:rPr>
                  <w:rFonts w:ascii="Calibri" w:eastAsia="PMingLiU" w:hAnsi="Calibri" w:cs="Arial"/>
                </w:rPr>
                <w:t>Yes</w:t>
              </w:r>
            </w:ins>
          </w:p>
        </w:tc>
        <w:tc>
          <w:tcPr>
            <w:tcW w:w="0" w:type="auto"/>
            <w:tcMar>
              <w:top w:w="30" w:type="dxa"/>
              <w:left w:w="30" w:type="dxa"/>
              <w:bottom w:w="20" w:type="dxa"/>
              <w:right w:w="30" w:type="dxa"/>
            </w:tcMar>
          </w:tcPr>
          <w:p w14:paraId="11533CB9" w14:textId="77777777" w:rsidR="00FA5C19" w:rsidRDefault="006D6C31">
            <w:pPr>
              <w:rPr>
                <w:ins w:id="1479" w:author="Lo Yuen San, Sandy (non-empl)" w:date="2019-11-21T22:13:00Z"/>
              </w:rPr>
            </w:pPr>
            <w:ins w:id="1480" w:author="Lo Yuen San, Sandy (non-empl)" w:date="2019-11-21T22:13:00Z">
              <w:r>
                <w:rPr>
                  <w:rFonts w:ascii="Calibri" w:eastAsia="PMingLiU" w:hAnsi="Calibri" w:cs="Arial"/>
                </w:rPr>
                <w:t>No</w:t>
              </w:r>
            </w:ins>
          </w:p>
        </w:tc>
      </w:tr>
      <w:tr w:rsidR="00FA5C19" w14:paraId="40491245" w14:textId="77777777" w:rsidTr="00FA5C19">
        <w:trPr>
          <w:ins w:id="1481" w:author="Lo Yuen San, Sandy (non-empl)" w:date="2019-11-21T22:13:00Z"/>
        </w:trPr>
        <w:tc>
          <w:tcPr>
            <w:tcW w:w="0" w:type="auto"/>
            <w:tcMar>
              <w:top w:w="30" w:type="dxa"/>
              <w:left w:w="30" w:type="dxa"/>
              <w:bottom w:w="20" w:type="dxa"/>
              <w:right w:w="30" w:type="dxa"/>
            </w:tcMar>
          </w:tcPr>
          <w:p w14:paraId="48BE37AE" w14:textId="77777777" w:rsidR="00FA5C19" w:rsidRDefault="006D6C31">
            <w:pPr>
              <w:rPr>
                <w:ins w:id="1482" w:author="Lo Yuen San, Sandy (non-empl)" w:date="2019-11-21T22:13:00Z"/>
              </w:rPr>
            </w:pPr>
            <w:ins w:id="1483" w:author="Lo Yuen San, Sandy (non-empl)" w:date="2019-11-21T22:13:00Z">
              <w:r>
                <w:rPr>
                  <w:rFonts w:ascii="Calibri" w:eastAsia="PMingLiU" w:hAnsi="Calibri" w:cs="Arial"/>
                </w:rPr>
                <w:t>View ECL Results of Weighted Scenarios</w:t>
              </w:r>
            </w:ins>
          </w:p>
        </w:tc>
        <w:tc>
          <w:tcPr>
            <w:tcW w:w="0" w:type="auto"/>
            <w:tcMar>
              <w:top w:w="30" w:type="dxa"/>
              <w:left w:w="30" w:type="dxa"/>
              <w:bottom w:w="20" w:type="dxa"/>
              <w:right w:w="30" w:type="dxa"/>
            </w:tcMar>
          </w:tcPr>
          <w:p w14:paraId="446AE68D" w14:textId="77777777" w:rsidR="00FA5C19" w:rsidRDefault="006D6C31">
            <w:pPr>
              <w:rPr>
                <w:ins w:id="1484" w:author="Lo Yuen San, Sandy (non-empl)" w:date="2019-11-21T22:13:00Z"/>
              </w:rPr>
            </w:pPr>
            <w:ins w:id="1485" w:author="Lo Yuen San, Sandy (non-empl)" w:date="2019-11-21T22:13:00Z">
              <w:r>
                <w:rPr>
                  <w:rFonts w:ascii="Calibri" w:eastAsia="PMingLiU" w:hAnsi="Calibri" w:cs="Arial"/>
                </w:rPr>
                <w:t>Yes</w:t>
              </w:r>
            </w:ins>
          </w:p>
        </w:tc>
        <w:tc>
          <w:tcPr>
            <w:tcW w:w="0" w:type="auto"/>
            <w:tcMar>
              <w:top w:w="30" w:type="dxa"/>
              <w:left w:w="30" w:type="dxa"/>
              <w:bottom w:w="20" w:type="dxa"/>
              <w:right w:w="30" w:type="dxa"/>
            </w:tcMar>
          </w:tcPr>
          <w:p w14:paraId="541B8EFB" w14:textId="77777777" w:rsidR="00FA5C19" w:rsidRDefault="006D6C31">
            <w:pPr>
              <w:rPr>
                <w:ins w:id="1486" w:author="Lo Yuen San, Sandy (non-empl)" w:date="2019-11-21T22:13:00Z"/>
              </w:rPr>
            </w:pPr>
            <w:ins w:id="1487" w:author="Lo Yuen San, Sandy (non-empl)" w:date="2019-11-21T22:13:00Z">
              <w:r>
                <w:rPr>
                  <w:rFonts w:ascii="Calibri" w:eastAsia="PMingLiU" w:hAnsi="Calibri" w:cs="Arial"/>
                </w:rPr>
                <w:t>Yes</w:t>
              </w:r>
            </w:ins>
          </w:p>
        </w:tc>
      </w:tr>
    </w:tbl>
    <w:p w14:paraId="4E4EA7CC" w14:textId="77777777" w:rsidR="00FA5C19" w:rsidRDefault="00FA5C19"/>
    <w:p w14:paraId="3A8828EF" w14:textId="77777777" w:rsidR="00FA5C19" w:rsidRDefault="006D6C31">
      <w:pPr>
        <w:pStyle w:val="Heading2"/>
      </w:pPr>
      <w:bookmarkStart w:id="1488" w:name="_Toc256000022"/>
      <w:bookmarkStart w:id="1489" w:name="scroll-bookmark-24"/>
      <w:bookmarkStart w:id="1490" w:name="_Toc256000024"/>
      <w:r>
        <w:t>Collateral and BU Department Code</w:t>
      </w:r>
      <w:bookmarkEnd w:id="1488"/>
      <w:bookmarkEnd w:id="1489"/>
      <w:bookmarkEnd w:id="1490"/>
    </w:p>
    <w:p w14:paraId="14971AEA" w14:textId="77777777" w:rsidR="00FA5C19" w:rsidRDefault="006D6C31">
      <w:pPr>
        <w:rPr>
          <w:ins w:id="1491" w:author="Lo Yuen San, Sandy (non-empl)" w:date="2019-11-21T22:13:00Z"/>
        </w:rPr>
      </w:pPr>
      <w:r>
        <w:t>At BEA, a given collateral may be utilized by multiple departments</w:t>
      </w:r>
      <w:del w:id="1492" w:author="Lo Yuen San, Sandy (non-empl)" w:date="2019-11-21T22:13:00Z">
        <w:r w:rsidR="00046CA5">
          <w:delText>.</w:delText>
        </w:r>
      </w:del>
      <w:ins w:id="1493" w:author="Lo Yuen San, Sandy (non-empl)" w:date="2019-11-21T22:13:00Z">
        <w:r>
          <w:t>, the logic of define by BU_DEPT and collateral distribution should follow ifrs9.</w:t>
        </w:r>
      </w:ins>
    </w:p>
    <w:p w14:paraId="03F03E6E" w14:textId="77777777" w:rsidR="00FA5C19" w:rsidRDefault="00FA5C19"/>
    <w:p w14:paraId="3297B703" w14:textId="77777777" w:rsidR="00FA5C19" w:rsidRDefault="006D6C31">
      <w:r>
        <w:t>For example:</w:t>
      </w:r>
    </w:p>
    <w:p w14:paraId="0154B8A6" w14:textId="77777777" w:rsidR="00FA5C19" w:rsidRDefault="006D6C31">
      <w:pPr>
        <w:numPr>
          <w:ilvl w:val="0"/>
          <w:numId w:val="39"/>
        </w:numPr>
        <w:pPrChange w:id="1494" w:author="Lo Yuen San, Sandy (non-empl)" w:date="2019-11-21T22:13:00Z">
          <w:pPr>
            <w:numPr>
              <w:numId w:val="34"/>
            </w:numPr>
            <w:tabs>
              <w:tab w:val="num" w:pos="360"/>
            </w:tabs>
            <w:ind w:left="360" w:hanging="360"/>
          </w:pPr>
        </w:pPrChange>
      </w:pPr>
      <w:r>
        <w:t>RLD department extended $1m mortgage and the real estate collateral is now valued at $10m</w:t>
      </w:r>
    </w:p>
    <w:p w14:paraId="2A3C6184" w14:textId="77777777" w:rsidR="00FA5C19" w:rsidRDefault="006D6C31">
      <w:pPr>
        <w:numPr>
          <w:ilvl w:val="0"/>
          <w:numId w:val="39"/>
        </w:numPr>
        <w:pPrChange w:id="1495" w:author="Lo Yuen San, Sandy (non-empl)" w:date="2019-11-21T22:13:00Z">
          <w:pPr>
            <w:numPr>
              <w:numId w:val="34"/>
            </w:numPr>
            <w:tabs>
              <w:tab w:val="num" w:pos="360"/>
            </w:tabs>
            <w:ind w:left="360" w:hanging="360"/>
          </w:pPr>
        </w:pPrChange>
      </w:pPr>
      <w:r>
        <w:t>PBKD department can use $9m of collateral to originate another deal.</w:t>
      </w:r>
    </w:p>
    <w:p w14:paraId="6975DB0B" w14:textId="77777777" w:rsidR="005B63E2" w:rsidRDefault="005B63E2">
      <w:pPr>
        <w:rPr>
          <w:del w:id="1496" w:author="Lo Yuen San, Sandy (non-empl)" w:date="2019-11-21T22:13:00Z"/>
        </w:rPr>
      </w:pPr>
    </w:p>
    <w:p w14:paraId="69613562" w14:textId="77777777" w:rsidR="00FA5C19" w:rsidRDefault="006D6C31">
      <w:r>
        <w:t>Although, there is only one piece of collateral, before feeding RFO, BEA is creating two collateral records:</w:t>
      </w:r>
    </w:p>
    <w:p w14:paraId="5149E6D6" w14:textId="77777777" w:rsidR="00FA5C19" w:rsidRDefault="006D6C31">
      <w:pPr>
        <w:numPr>
          <w:ilvl w:val="0"/>
          <w:numId w:val="40"/>
        </w:numPr>
        <w:pPrChange w:id="1497" w:author="Lo Yuen San, Sandy (non-empl)" w:date="2019-11-21T22:13:00Z">
          <w:pPr>
            <w:numPr>
              <w:numId w:val="35"/>
            </w:numPr>
            <w:tabs>
              <w:tab w:val="num" w:pos="360"/>
            </w:tabs>
            <w:ind w:left="360" w:hanging="360"/>
          </w:pPr>
        </w:pPrChange>
      </w:pPr>
      <w:r>
        <w:t>Collateral record 1: $1m associated with RLD loan</w:t>
      </w:r>
    </w:p>
    <w:p w14:paraId="1B2991B6" w14:textId="77777777" w:rsidR="00FA5C19" w:rsidRDefault="006D6C31">
      <w:pPr>
        <w:numPr>
          <w:ilvl w:val="0"/>
          <w:numId w:val="40"/>
        </w:numPr>
        <w:pPrChange w:id="1498" w:author="Lo Yuen San, Sandy (non-empl)" w:date="2019-11-21T22:13:00Z">
          <w:pPr>
            <w:numPr>
              <w:numId w:val="35"/>
            </w:numPr>
            <w:tabs>
              <w:tab w:val="num" w:pos="360"/>
            </w:tabs>
            <w:ind w:left="360" w:hanging="360"/>
          </w:pPr>
        </w:pPrChange>
      </w:pPr>
      <w:r>
        <w:t>Collateral record 2: $9m associated with PBKD loan</w:t>
      </w:r>
    </w:p>
    <w:p w14:paraId="24C7B129" w14:textId="77777777" w:rsidR="00FA5C19" w:rsidRDefault="006D6C31">
      <w:r>
        <w:t>The BU department code is not tagged on the collateral. So the system should be finding the deal associated with the collateral, find the BU Department Code of the deal and use that in order to decide if the given user has access to the collateral or not.</w:t>
      </w:r>
    </w:p>
    <w:p w14:paraId="1BE434A8" w14:textId="77777777" w:rsidR="005B63E2" w:rsidRDefault="005B63E2">
      <w:pPr>
        <w:rPr>
          <w:del w:id="1499" w:author="Lo Yuen San, Sandy (non-empl)" w:date="2019-11-21T22:13:00Z"/>
        </w:rPr>
      </w:pPr>
    </w:p>
    <w:p w14:paraId="1CC4E4CE" w14:textId="77777777" w:rsidR="00FA5C19" w:rsidRDefault="006D6C31">
      <w:r>
        <w:t>In some cases (for example: Business development department), an end user may have access to more than one BU Department Codes. In that case, the pool of CRMs and deals associated with the list of BU Department codes should be brought up by the user during simulation for a given entity. CRM allocation is done for the pool of deals and CRM.</w:t>
      </w:r>
    </w:p>
    <w:p w14:paraId="488A6929" w14:textId="77777777" w:rsidR="00FA5C19" w:rsidRDefault="00FA5C19"/>
    <w:p w14:paraId="00F117D3" w14:textId="77777777" w:rsidR="00FA5C19" w:rsidRDefault="006D6C31">
      <w:pPr>
        <w:pStyle w:val="Heading1"/>
        <w:rPr>
          <w:ins w:id="1500" w:author="Lo Yuen San, Sandy (non-empl)" w:date="2019-11-21T22:13:00Z"/>
        </w:rPr>
      </w:pPr>
      <w:bookmarkStart w:id="1501" w:name="_Toc256000023"/>
      <w:bookmarkStart w:id="1502" w:name="scroll-bookmark-25"/>
      <w:ins w:id="1503" w:author="Lo Yuen San, Sandy (non-empl)" w:date="2019-11-21T22:13:00Z">
        <w:r>
          <w:t>Simulation States</w:t>
        </w:r>
        <w:bookmarkEnd w:id="1501"/>
        <w:bookmarkEnd w:id="1502"/>
      </w:ins>
    </w:p>
    <w:p w14:paraId="3C2BA988" w14:textId="77777777" w:rsidR="00FA5C19" w:rsidRDefault="006D6C31">
      <w:pPr>
        <w:rPr>
          <w:ins w:id="1504" w:author="Lo Yuen San, Sandy (non-empl)" w:date="2019-11-21T22:13:00Z"/>
        </w:rPr>
      </w:pPr>
      <w:ins w:id="1505" w:author="Lo Yuen San, Sandy (non-empl)" w:date="2019-11-21T22:13:00Z">
        <w:r>
          <w:t>A simulation can be in one of the following states:</w:t>
        </w:r>
      </w:ins>
    </w:p>
    <w:p w14:paraId="7213A2DE" w14:textId="77777777" w:rsidR="00FA5C19" w:rsidRDefault="006D6C31">
      <w:pPr>
        <w:numPr>
          <w:ilvl w:val="0"/>
          <w:numId w:val="41"/>
        </w:numPr>
        <w:rPr>
          <w:ins w:id="1506" w:author="Lo Yuen San, Sandy (non-empl)" w:date="2019-11-21T22:13:00Z"/>
        </w:rPr>
      </w:pPr>
      <w:ins w:id="1507" w:author="Lo Yuen San, Sandy (non-empl)" w:date="2019-11-21T22:13:00Z">
        <w:r>
          <w:t>Draft: Simulation is created, but has not been submitted yet. An example could be a user selecting a borrower, entering deal and CRM, but leaving the tool before running the simulation.</w:t>
        </w:r>
      </w:ins>
    </w:p>
    <w:p w14:paraId="765C097E" w14:textId="77777777" w:rsidR="00FA5C19" w:rsidRDefault="006D6C31">
      <w:pPr>
        <w:numPr>
          <w:ilvl w:val="0"/>
          <w:numId w:val="41"/>
        </w:numPr>
        <w:rPr>
          <w:ins w:id="1508" w:author="Lo Yuen San, Sandy (non-empl)" w:date="2019-11-21T22:13:00Z"/>
        </w:rPr>
      </w:pPr>
      <w:ins w:id="1509" w:author="Lo Yuen San, Sandy (non-empl)" w:date="2019-11-21T22:13:00Z">
        <w:r>
          <w:t>In Progress: Simulation is submitted to the ECL API but response has not been received yet.</w:t>
        </w:r>
      </w:ins>
    </w:p>
    <w:p w14:paraId="43E527E0" w14:textId="77777777" w:rsidR="00FA5C19" w:rsidRDefault="006D6C31">
      <w:pPr>
        <w:numPr>
          <w:ilvl w:val="0"/>
          <w:numId w:val="41"/>
        </w:numPr>
        <w:rPr>
          <w:ins w:id="1510" w:author="Lo Yuen San, Sandy (non-empl)" w:date="2019-11-21T22:13:00Z"/>
        </w:rPr>
      </w:pPr>
      <w:ins w:id="1511" w:author="Lo Yuen San, Sandy (non-empl)" w:date="2019-11-21T22:13:00Z">
        <w:r>
          <w:t>Completed: Simulation results have been received from the ECL API and stored</w:t>
        </w:r>
      </w:ins>
    </w:p>
    <w:p w14:paraId="49379504" w14:textId="77777777" w:rsidR="00FA5C19" w:rsidRDefault="006D6C31">
      <w:pPr>
        <w:numPr>
          <w:ilvl w:val="0"/>
          <w:numId w:val="41"/>
        </w:numPr>
        <w:rPr>
          <w:ins w:id="1512" w:author="Lo Yuen San, Sandy (non-empl)" w:date="2019-11-21T22:13:00Z"/>
        </w:rPr>
      </w:pPr>
      <w:ins w:id="1513" w:author="Lo Yuen San, Sandy (non-empl)" w:date="2019-11-21T22:13:00Z">
        <w:r>
          <w:t>Failed: Simulated is submitted to ECL API. Either an error has been received from the service or the request timed out.</w:t>
        </w:r>
      </w:ins>
    </w:p>
    <w:p w14:paraId="745C8FB8" w14:textId="77777777" w:rsidR="00FA5C19" w:rsidRDefault="00FA5C19">
      <w:pPr>
        <w:rPr>
          <w:ins w:id="1514" w:author="Lo Yuen San, Sandy (non-empl)" w:date="2019-11-21T22:13:00Z"/>
        </w:rPr>
      </w:pPr>
    </w:p>
    <w:p w14:paraId="1E027ACF" w14:textId="77777777" w:rsidR="00FA5C19" w:rsidRDefault="006D6C31">
      <w:pPr>
        <w:rPr>
          <w:ins w:id="1515" w:author="Lo Yuen San, Sandy (non-empl)" w:date="2019-11-21T22:13:00Z"/>
        </w:rPr>
      </w:pPr>
      <w:ins w:id="1516" w:author="Lo Yuen San, Sandy (non-empl)" w:date="2019-11-21T22:13:00Z">
        <w:r>
          <w:t>Following table shows which action is available for each simulation state and behavior.</w:t>
        </w:r>
      </w:ins>
    </w:p>
    <w:p w14:paraId="602E1F81" w14:textId="77777777" w:rsidR="00FA5C19" w:rsidRDefault="00FA5C19">
      <w:pPr>
        <w:rPr>
          <w:ins w:id="1517" w:author="Lo Yuen San, Sandy (non-empl)" w:date="2019-11-21T22:13:00Z"/>
        </w:rPr>
      </w:pPr>
    </w:p>
    <w:tbl>
      <w:tblPr>
        <w:tblStyle w:val="ScrollTableNormal"/>
        <w:tblW w:w="5000" w:type="pct"/>
        <w:tblLook w:val="00A0" w:firstRow="1" w:lastRow="0" w:firstColumn="1" w:lastColumn="0" w:noHBand="0" w:noVBand="0"/>
      </w:tblPr>
      <w:tblGrid>
        <w:gridCol w:w="1444"/>
        <w:gridCol w:w="4065"/>
        <w:gridCol w:w="3841"/>
      </w:tblGrid>
      <w:tr w:rsidR="00FA5C19" w14:paraId="430081AB" w14:textId="77777777" w:rsidTr="00FA5C19">
        <w:trPr>
          <w:cnfStyle w:val="100000000000" w:firstRow="1" w:lastRow="0" w:firstColumn="0" w:lastColumn="0" w:oddVBand="0" w:evenVBand="0" w:oddHBand="0" w:evenHBand="0" w:firstRowFirstColumn="0" w:firstRowLastColumn="0" w:lastRowFirstColumn="0" w:lastRowLastColumn="0"/>
          <w:ins w:id="1518" w:author="Lo Yuen San, Sandy (non-empl)" w:date="2019-11-21T22:13:00Z"/>
        </w:trPr>
        <w:tc>
          <w:tcPr>
            <w:cnfStyle w:val="001000000000" w:firstRow="0" w:lastRow="0" w:firstColumn="1" w:lastColumn="0" w:oddVBand="0" w:evenVBand="0" w:oddHBand="0" w:evenHBand="0" w:firstRowFirstColumn="0" w:firstRowLastColumn="0" w:lastRowFirstColumn="0" w:lastRowLastColumn="0"/>
            <w:tcW w:w="0" w:type="auto"/>
            <w:tcMar>
              <w:top w:w="30" w:type="dxa"/>
              <w:left w:w="30" w:type="dxa"/>
              <w:bottom w:w="20" w:type="dxa"/>
              <w:right w:w="30" w:type="dxa"/>
            </w:tcMar>
          </w:tcPr>
          <w:p w14:paraId="647B7C91" w14:textId="77777777" w:rsidR="00FA5C19" w:rsidRDefault="00FA5C19">
            <w:pPr>
              <w:rPr>
                <w:ins w:id="1519" w:author="Lo Yuen San, Sandy (non-empl)" w:date="2019-11-21T22:13:00Z"/>
              </w:rPr>
            </w:pPr>
          </w:p>
        </w:tc>
        <w:tc>
          <w:tcPr>
            <w:tcW w:w="0" w:type="auto"/>
            <w:tcMar>
              <w:top w:w="30" w:type="dxa"/>
              <w:left w:w="30" w:type="dxa"/>
              <w:bottom w:w="20" w:type="dxa"/>
              <w:right w:w="30" w:type="dxa"/>
            </w:tcMar>
          </w:tcPr>
          <w:p w14:paraId="7066A54F" w14:textId="77777777" w:rsidR="00FA5C19" w:rsidRDefault="006D6C31">
            <w:pPr>
              <w:cnfStyle w:val="100000000000" w:firstRow="1" w:lastRow="0" w:firstColumn="0" w:lastColumn="0" w:oddVBand="0" w:evenVBand="0" w:oddHBand="0" w:evenHBand="0" w:firstRowFirstColumn="0" w:firstRowLastColumn="0" w:lastRowFirstColumn="0" w:lastRowLastColumn="0"/>
              <w:rPr>
                <w:ins w:id="1520" w:author="Lo Yuen San, Sandy (non-empl)" w:date="2019-11-21T22:13:00Z"/>
              </w:rPr>
            </w:pPr>
            <w:ins w:id="1521" w:author="Lo Yuen San, Sandy (non-empl)" w:date="2019-11-21T22:13:00Z">
              <w:r>
                <w:rPr>
                  <w:rFonts w:ascii="Calibri" w:eastAsia="PMingLiU" w:hAnsi="Calibri" w:cs="Arial"/>
                </w:rPr>
                <w:t>Open (by clicking on) Simulation</w:t>
              </w:r>
            </w:ins>
          </w:p>
        </w:tc>
        <w:tc>
          <w:tcPr>
            <w:tcW w:w="0" w:type="auto"/>
            <w:tcMar>
              <w:top w:w="30" w:type="dxa"/>
              <w:left w:w="30" w:type="dxa"/>
              <w:bottom w:w="20" w:type="dxa"/>
              <w:right w:w="30" w:type="dxa"/>
            </w:tcMar>
          </w:tcPr>
          <w:p w14:paraId="2CE0B15A" w14:textId="77777777" w:rsidR="00FA5C19" w:rsidRDefault="006D6C31">
            <w:pPr>
              <w:cnfStyle w:val="100000000000" w:firstRow="1" w:lastRow="0" w:firstColumn="0" w:lastColumn="0" w:oddVBand="0" w:evenVBand="0" w:oddHBand="0" w:evenHBand="0" w:firstRowFirstColumn="0" w:firstRowLastColumn="0" w:lastRowFirstColumn="0" w:lastRowLastColumn="0"/>
              <w:rPr>
                <w:ins w:id="1522" w:author="Lo Yuen San, Sandy (non-empl)" w:date="2019-11-21T22:13:00Z"/>
              </w:rPr>
            </w:pPr>
            <w:ins w:id="1523" w:author="Lo Yuen San, Sandy (non-empl)" w:date="2019-11-21T22:13:00Z">
              <w:r>
                <w:rPr>
                  <w:rFonts w:ascii="Calibri" w:eastAsia="PMingLiU" w:hAnsi="Calibri" w:cs="Arial"/>
                </w:rPr>
                <w:t>Reload Simulation</w:t>
              </w:r>
            </w:ins>
          </w:p>
        </w:tc>
      </w:tr>
      <w:tr w:rsidR="00FA5C19" w14:paraId="6F49ADC2" w14:textId="77777777" w:rsidTr="00FA5C19">
        <w:trPr>
          <w:ins w:id="1524" w:author="Lo Yuen San, Sandy (non-empl)" w:date="2019-11-21T22:13:00Z"/>
        </w:trPr>
        <w:tc>
          <w:tcPr>
            <w:cnfStyle w:val="001000000000" w:firstRow="0" w:lastRow="0" w:firstColumn="1" w:lastColumn="0" w:oddVBand="0" w:evenVBand="0" w:oddHBand="0" w:evenHBand="0" w:firstRowFirstColumn="0" w:firstRowLastColumn="0" w:lastRowFirstColumn="0" w:lastRowLastColumn="0"/>
            <w:tcW w:w="0" w:type="auto"/>
            <w:tcMar>
              <w:top w:w="30" w:type="dxa"/>
              <w:left w:w="30" w:type="dxa"/>
              <w:bottom w:w="20" w:type="dxa"/>
              <w:right w:w="30" w:type="dxa"/>
            </w:tcMar>
          </w:tcPr>
          <w:p w14:paraId="057B4AE7" w14:textId="77777777" w:rsidR="00FA5C19" w:rsidRDefault="006D6C31">
            <w:pPr>
              <w:rPr>
                <w:ins w:id="1525" w:author="Lo Yuen San, Sandy (non-empl)" w:date="2019-11-21T22:13:00Z"/>
              </w:rPr>
            </w:pPr>
            <w:ins w:id="1526" w:author="Lo Yuen San, Sandy (non-empl)" w:date="2019-11-21T22:13:00Z">
              <w:r>
                <w:rPr>
                  <w:rFonts w:ascii="Calibri" w:eastAsia="PMingLiU" w:hAnsi="Calibri" w:cs="Arial"/>
                </w:rPr>
                <w:t>Draft</w:t>
              </w:r>
            </w:ins>
          </w:p>
        </w:tc>
        <w:tc>
          <w:tcPr>
            <w:tcW w:w="0" w:type="auto"/>
            <w:tcMar>
              <w:top w:w="30" w:type="dxa"/>
              <w:left w:w="30" w:type="dxa"/>
              <w:bottom w:w="20" w:type="dxa"/>
              <w:right w:w="30" w:type="dxa"/>
            </w:tcMar>
          </w:tcPr>
          <w:p w14:paraId="65F521DC"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27" w:author="Lo Yuen San, Sandy (non-empl)" w:date="2019-11-21T22:13:00Z"/>
              </w:rPr>
            </w:pPr>
            <w:ins w:id="1528" w:author="Lo Yuen San, Sandy (non-empl)" w:date="2019-11-21T22:13:00Z">
              <w:r>
                <w:rPr>
                  <w:rFonts w:ascii="Calibri" w:eastAsia="PMingLiU" w:hAnsi="Calibri" w:cs="Arial"/>
                </w:rPr>
                <w:t>Brings user to Borrower Screen</w:t>
              </w:r>
            </w:ins>
          </w:p>
        </w:tc>
        <w:tc>
          <w:tcPr>
            <w:tcW w:w="0" w:type="auto"/>
            <w:tcMar>
              <w:top w:w="30" w:type="dxa"/>
              <w:left w:w="30" w:type="dxa"/>
              <w:bottom w:w="20" w:type="dxa"/>
              <w:right w:w="30" w:type="dxa"/>
            </w:tcMar>
          </w:tcPr>
          <w:p w14:paraId="0820D9A1"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29" w:author="Lo Yuen San, Sandy (non-empl)" w:date="2019-11-21T22:13:00Z"/>
              </w:rPr>
            </w:pPr>
            <w:ins w:id="1530" w:author="Lo Yuen San, Sandy (non-empl)" w:date="2019-11-21T22:13:00Z">
              <w:r>
                <w:rPr>
                  <w:rFonts w:ascii="Calibri" w:eastAsia="PMingLiU" w:hAnsi="Calibri" w:cs="Arial"/>
                </w:rPr>
                <w:t>Not available</w:t>
              </w:r>
            </w:ins>
          </w:p>
        </w:tc>
      </w:tr>
      <w:tr w:rsidR="00FA5C19" w14:paraId="65982C9E" w14:textId="77777777" w:rsidTr="00FA5C19">
        <w:trPr>
          <w:ins w:id="1531" w:author="Lo Yuen San, Sandy (non-empl)" w:date="2019-11-21T22:13:00Z"/>
        </w:trPr>
        <w:tc>
          <w:tcPr>
            <w:cnfStyle w:val="001000000000" w:firstRow="0" w:lastRow="0" w:firstColumn="1" w:lastColumn="0" w:oddVBand="0" w:evenVBand="0" w:oddHBand="0" w:evenHBand="0" w:firstRowFirstColumn="0" w:firstRowLastColumn="0" w:lastRowFirstColumn="0" w:lastRowLastColumn="0"/>
            <w:tcW w:w="0" w:type="auto"/>
            <w:tcMar>
              <w:top w:w="30" w:type="dxa"/>
              <w:left w:w="30" w:type="dxa"/>
              <w:bottom w:w="20" w:type="dxa"/>
              <w:right w:w="30" w:type="dxa"/>
            </w:tcMar>
          </w:tcPr>
          <w:p w14:paraId="789BD51F" w14:textId="77777777" w:rsidR="00FA5C19" w:rsidRDefault="006D6C31">
            <w:pPr>
              <w:rPr>
                <w:ins w:id="1532" w:author="Lo Yuen San, Sandy (non-empl)" w:date="2019-11-21T22:13:00Z"/>
              </w:rPr>
            </w:pPr>
            <w:ins w:id="1533" w:author="Lo Yuen San, Sandy (non-empl)" w:date="2019-11-21T22:13:00Z">
              <w:r>
                <w:rPr>
                  <w:rFonts w:ascii="Calibri" w:eastAsia="PMingLiU" w:hAnsi="Calibri" w:cs="Arial"/>
                </w:rPr>
                <w:t>In Progress</w:t>
              </w:r>
            </w:ins>
          </w:p>
        </w:tc>
        <w:tc>
          <w:tcPr>
            <w:tcW w:w="0" w:type="auto"/>
            <w:tcMar>
              <w:top w:w="30" w:type="dxa"/>
              <w:left w:w="30" w:type="dxa"/>
              <w:bottom w:w="20" w:type="dxa"/>
              <w:right w:w="30" w:type="dxa"/>
            </w:tcMar>
          </w:tcPr>
          <w:p w14:paraId="0D4C0AF7"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34" w:author="Lo Yuen San, Sandy (non-empl)" w:date="2019-11-21T22:13:00Z"/>
              </w:rPr>
            </w:pPr>
            <w:ins w:id="1535" w:author="Lo Yuen San, Sandy (non-empl)" w:date="2019-11-21T22:13:00Z">
              <w:r>
                <w:rPr>
                  <w:rFonts w:ascii="Calibri" w:eastAsia="PMingLiU" w:hAnsi="Calibri" w:cs="Arial"/>
                </w:rPr>
                <w:t>Not available</w:t>
              </w:r>
            </w:ins>
          </w:p>
        </w:tc>
        <w:tc>
          <w:tcPr>
            <w:tcW w:w="0" w:type="auto"/>
            <w:tcMar>
              <w:top w:w="30" w:type="dxa"/>
              <w:left w:w="30" w:type="dxa"/>
              <w:bottom w:w="20" w:type="dxa"/>
              <w:right w:w="30" w:type="dxa"/>
            </w:tcMar>
          </w:tcPr>
          <w:p w14:paraId="394D4D38"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36" w:author="Lo Yuen San, Sandy (non-empl)" w:date="2019-11-21T22:13:00Z"/>
              </w:rPr>
            </w:pPr>
            <w:ins w:id="1537" w:author="Lo Yuen San, Sandy (non-empl)" w:date="2019-11-21T22:13:00Z">
              <w:r>
                <w:rPr>
                  <w:rFonts w:ascii="Calibri" w:eastAsia="PMingLiU" w:hAnsi="Calibri" w:cs="Arial"/>
                </w:rPr>
                <w:t>Brings user to Borrower Screen</w:t>
              </w:r>
            </w:ins>
          </w:p>
        </w:tc>
      </w:tr>
      <w:tr w:rsidR="00FA5C19" w14:paraId="0E96A60B" w14:textId="77777777" w:rsidTr="00FA5C19">
        <w:trPr>
          <w:ins w:id="1538" w:author="Lo Yuen San, Sandy (non-empl)" w:date="2019-11-21T22:13:00Z"/>
        </w:trPr>
        <w:tc>
          <w:tcPr>
            <w:cnfStyle w:val="001000000000" w:firstRow="0" w:lastRow="0" w:firstColumn="1" w:lastColumn="0" w:oddVBand="0" w:evenVBand="0" w:oddHBand="0" w:evenHBand="0" w:firstRowFirstColumn="0" w:firstRowLastColumn="0" w:lastRowFirstColumn="0" w:lastRowLastColumn="0"/>
            <w:tcW w:w="0" w:type="auto"/>
            <w:tcMar>
              <w:top w:w="30" w:type="dxa"/>
              <w:left w:w="30" w:type="dxa"/>
              <w:bottom w:w="20" w:type="dxa"/>
              <w:right w:w="30" w:type="dxa"/>
            </w:tcMar>
          </w:tcPr>
          <w:p w14:paraId="19F489FC" w14:textId="77777777" w:rsidR="00FA5C19" w:rsidRDefault="006D6C31">
            <w:pPr>
              <w:rPr>
                <w:ins w:id="1539" w:author="Lo Yuen San, Sandy (non-empl)" w:date="2019-11-21T22:13:00Z"/>
              </w:rPr>
            </w:pPr>
            <w:ins w:id="1540" w:author="Lo Yuen San, Sandy (non-empl)" w:date="2019-11-21T22:13:00Z">
              <w:r>
                <w:rPr>
                  <w:rFonts w:ascii="Calibri" w:eastAsia="PMingLiU" w:hAnsi="Calibri" w:cs="Arial"/>
                </w:rPr>
                <w:t>Completed</w:t>
              </w:r>
            </w:ins>
          </w:p>
        </w:tc>
        <w:tc>
          <w:tcPr>
            <w:tcW w:w="0" w:type="auto"/>
            <w:tcMar>
              <w:top w:w="30" w:type="dxa"/>
              <w:left w:w="30" w:type="dxa"/>
              <w:bottom w:w="20" w:type="dxa"/>
              <w:right w:w="30" w:type="dxa"/>
            </w:tcMar>
          </w:tcPr>
          <w:p w14:paraId="555E4131"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41" w:author="Lo Yuen San, Sandy (non-empl)" w:date="2019-11-21T22:13:00Z"/>
              </w:rPr>
            </w:pPr>
            <w:ins w:id="1542" w:author="Lo Yuen San, Sandy (non-empl)" w:date="2019-11-21T22:13:00Z">
              <w:r>
                <w:rPr>
                  <w:rFonts w:ascii="Calibri" w:eastAsia="PMingLiU" w:hAnsi="Calibri" w:cs="Arial"/>
                </w:rPr>
                <w:t>Brings user to Results Screen</w:t>
              </w:r>
            </w:ins>
          </w:p>
        </w:tc>
        <w:tc>
          <w:tcPr>
            <w:tcW w:w="0" w:type="auto"/>
            <w:tcMar>
              <w:top w:w="30" w:type="dxa"/>
              <w:left w:w="30" w:type="dxa"/>
              <w:bottom w:w="20" w:type="dxa"/>
              <w:right w:w="30" w:type="dxa"/>
            </w:tcMar>
          </w:tcPr>
          <w:p w14:paraId="1BF7DAEE"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43" w:author="Lo Yuen San, Sandy (non-empl)" w:date="2019-11-21T22:13:00Z"/>
              </w:rPr>
            </w:pPr>
            <w:ins w:id="1544" w:author="Lo Yuen San, Sandy (non-empl)" w:date="2019-11-21T22:13:00Z">
              <w:r>
                <w:rPr>
                  <w:rFonts w:ascii="Calibri" w:eastAsia="PMingLiU" w:hAnsi="Calibri" w:cs="Arial"/>
                </w:rPr>
                <w:t>Brings user to Borrower Screen</w:t>
              </w:r>
            </w:ins>
          </w:p>
        </w:tc>
      </w:tr>
      <w:tr w:rsidR="00FA5C19" w14:paraId="36818F7D" w14:textId="77777777" w:rsidTr="00FA5C19">
        <w:trPr>
          <w:ins w:id="1545" w:author="Lo Yuen San, Sandy (non-empl)" w:date="2019-11-21T22:13:00Z"/>
        </w:trPr>
        <w:tc>
          <w:tcPr>
            <w:cnfStyle w:val="001000000000" w:firstRow="0" w:lastRow="0" w:firstColumn="1" w:lastColumn="0" w:oddVBand="0" w:evenVBand="0" w:oddHBand="0" w:evenHBand="0" w:firstRowFirstColumn="0" w:firstRowLastColumn="0" w:lastRowFirstColumn="0" w:lastRowLastColumn="0"/>
            <w:tcW w:w="0" w:type="auto"/>
            <w:tcMar>
              <w:top w:w="30" w:type="dxa"/>
              <w:left w:w="30" w:type="dxa"/>
              <w:bottom w:w="20" w:type="dxa"/>
              <w:right w:w="30" w:type="dxa"/>
            </w:tcMar>
          </w:tcPr>
          <w:p w14:paraId="446CB5B5" w14:textId="77777777" w:rsidR="00FA5C19" w:rsidRDefault="006D6C31">
            <w:pPr>
              <w:rPr>
                <w:ins w:id="1546" w:author="Lo Yuen San, Sandy (non-empl)" w:date="2019-11-21T22:13:00Z"/>
              </w:rPr>
            </w:pPr>
            <w:ins w:id="1547" w:author="Lo Yuen San, Sandy (non-empl)" w:date="2019-11-21T22:13:00Z">
              <w:r>
                <w:rPr>
                  <w:rFonts w:ascii="Calibri" w:eastAsia="PMingLiU" w:hAnsi="Calibri" w:cs="Arial"/>
                </w:rPr>
                <w:t>Failed</w:t>
              </w:r>
            </w:ins>
          </w:p>
        </w:tc>
        <w:tc>
          <w:tcPr>
            <w:tcW w:w="0" w:type="auto"/>
            <w:tcMar>
              <w:top w:w="30" w:type="dxa"/>
              <w:left w:w="30" w:type="dxa"/>
              <w:bottom w:w="20" w:type="dxa"/>
              <w:right w:w="30" w:type="dxa"/>
            </w:tcMar>
          </w:tcPr>
          <w:p w14:paraId="1983C60F"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48" w:author="Lo Yuen San, Sandy (non-empl)" w:date="2019-11-21T22:13:00Z"/>
              </w:rPr>
            </w:pPr>
            <w:ins w:id="1549" w:author="Lo Yuen San, Sandy (non-empl)" w:date="2019-11-21T22:13:00Z">
              <w:r>
                <w:rPr>
                  <w:rFonts w:ascii="Calibri" w:eastAsia="PMingLiU" w:hAnsi="Calibri" w:cs="Arial"/>
                </w:rPr>
                <w:t>Brings user to Results Screen</w:t>
              </w:r>
            </w:ins>
          </w:p>
        </w:tc>
        <w:tc>
          <w:tcPr>
            <w:tcW w:w="0" w:type="auto"/>
            <w:tcMar>
              <w:top w:w="30" w:type="dxa"/>
              <w:left w:w="30" w:type="dxa"/>
              <w:bottom w:w="20" w:type="dxa"/>
              <w:right w:w="30" w:type="dxa"/>
            </w:tcMar>
          </w:tcPr>
          <w:p w14:paraId="6F51F71A" w14:textId="77777777" w:rsidR="00FA5C19" w:rsidRDefault="006D6C31">
            <w:pPr>
              <w:cnfStyle w:val="000000000000" w:firstRow="0" w:lastRow="0" w:firstColumn="0" w:lastColumn="0" w:oddVBand="0" w:evenVBand="0" w:oddHBand="0" w:evenHBand="0" w:firstRowFirstColumn="0" w:firstRowLastColumn="0" w:lastRowFirstColumn="0" w:lastRowLastColumn="0"/>
              <w:rPr>
                <w:ins w:id="1550" w:author="Lo Yuen San, Sandy (non-empl)" w:date="2019-11-21T22:13:00Z"/>
              </w:rPr>
            </w:pPr>
            <w:ins w:id="1551" w:author="Lo Yuen San, Sandy (non-empl)" w:date="2019-11-21T22:13:00Z">
              <w:r>
                <w:rPr>
                  <w:rFonts w:ascii="Calibri" w:eastAsia="PMingLiU" w:hAnsi="Calibri" w:cs="Arial"/>
                </w:rPr>
                <w:t>Brings user to Borrower Screen</w:t>
              </w:r>
            </w:ins>
          </w:p>
        </w:tc>
      </w:tr>
    </w:tbl>
    <w:p w14:paraId="236A8FBE" w14:textId="77777777" w:rsidR="00FA5C19" w:rsidRDefault="00FA5C19"/>
    <w:p w14:paraId="4A1943FD" w14:textId="77777777" w:rsidR="00FA5C19" w:rsidRDefault="00FA5C19"/>
    <w:p w14:paraId="46522431" w14:textId="77777777" w:rsidR="00FA5C19" w:rsidRDefault="00FA5C19"/>
    <w:p w14:paraId="58433920" w14:textId="77777777" w:rsidR="00FA5C19" w:rsidRDefault="00FA5C19"/>
    <w:p w14:paraId="25F36BD9" w14:textId="77777777" w:rsidR="00FA5C19" w:rsidRDefault="00FA5C19"/>
    <w:p w14:paraId="067D3AE7" w14:textId="77777777" w:rsidR="00FA5C19" w:rsidRDefault="00FA5C19"/>
    <w:bookmarkEnd w:id="32"/>
    <w:p w14:paraId="0D4965F2" w14:textId="4B223B5F" w:rsidR="00FA5C19" w:rsidRDefault="00FA5C19"/>
    <w:sectPr w:rsidR="00FA5C19" w:rsidSect="00DF288B">
      <w:headerReference w:type="first" r:id="rId44"/>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9798C" w14:textId="77777777" w:rsidR="00447CFA" w:rsidRDefault="00447CFA">
      <w:pPr>
        <w:spacing w:after="0" w:line="240" w:lineRule="auto"/>
      </w:pPr>
      <w:r>
        <w:separator/>
      </w:r>
    </w:p>
  </w:endnote>
  <w:endnote w:type="continuationSeparator" w:id="0">
    <w:p w14:paraId="4E107C02" w14:textId="77777777" w:rsidR="00447CFA" w:rsidRDefault="00447CFA">
      <w:pPr>
        <w:spacing w:after="0" w:line="240" w:lineRule="auto"/>
      </w:pPr>
      <w:r>
        <w:continuationSeparator/>
      </w:r>
    </w:p>
  </w:endnote>
  <w:endnote w:type="continuationNotice" w:id="1">
    <w:p w14:paraId="5BC02538" w14:textId="77777777" w:rsidR="00447CFA" w:rsidRDefault="00447C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liss Pro Medium">
    <w:panose1 w:val="02010006030000020004"/>
    <w:charset w:val="00"/>
    <w:family w:val="modern"/>
    <w:notTrueType/>
    <w:pitch w:val="variable"/>
    <w:sig w:usb0="A00002EF" w:usb1="5000205B" w:usb2="00000000" w:usb3="00000000" w:csb0="0000009F" w:csb1="00000000"/>
  </w:font>
  <w:font w:name="Bliss Pro Light">
    <w:panose1 w:val="02010006030000020004"/>
    <w:charset w:val="00"/>
    <w:family w:val="modern"/>
    <w:notTrueType/>
    <w:pitch w:val="variable"/>
    <w:sig w:usb0="A00002E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liss Pro ExtraLight">
    <w:panose1 w:val="02010006030000020004"/>
    <w:charset w:val="00"/>
    <w:family w:val="modern"/>
    <w:notTrueType/>
    <w:pitch w:val="variable"/>
    <w:sig w:usb0="A00002EF" w:usb1="5000205B" w:usb2="00000000" w:usb3="00000000" w:csb0="0000009F" w:csb1="00000000"/>
  </w:font>
  <w:font w:name="Bliss Pro Bold">
    <w:panose1 w:val="02010006030000020004"/>
    <w:charset w:val="00"/>
    <w:family w:val="modern"/>
    <w:notTrueType/>
    <w:pitch w:val="variable"/>
    <w:sig w:usb0="A00002EF" w:usb1="5000205B" w:usb2="00000000" w:usb3="00000000" w:csb0="0000009F" w:csb1="00000000"/>
  </w:font>
  <w:font w:name="Bliss Pro Regular">
    <w:panose1 w:val="02010006030000020004"/>
    <w:charset w:val="00"/>
    <w:family w:val="modern"/>
    <w:notTrueType/>
    <w:pitch w:val="variable"/>
    <w:sig w:usb0="A00002EF" w:usb1="5000205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imes New (W1)">
    <w:altName w:val="Times New Roman"/>
    <w:charset w:val="00"/>
    <w:family w:val="roman"/>
    <w:pitch w:val="variable"/>
    <w:sig w:usb0="20007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4C881" w14:textId="77777777" w:rsidR="00A55DD5" w:rsidRPr="00B16344" w:rsidRDefault="00447CFA" w:rsidP="00397CB8">
    <w:pPr>
      <w:pStyle w:val="Footer"/>
      <w:tabs>
        <w:tab w:val="clear" w:pos="4680"/>
        <w:tab w:val="clear" w:pos="9360"/>
        <w:tab w:val="left" w:pos="6048"/>
        <w:tab w:val="left" w:pos="7350"/>
      </w:tabs>
      <w:jc w:val="right"/>
    </w:pPr>
    <w:sdt>
      <w:sdtPr>
        <w:id w:val="-1987543755"/>
        <w:docPartObj>
          <w:docPartGallery w:val="Page Numbers (Bottom of Page)"/>
          <w:docPartUnique/>
        </w:docPartObj>
      </w:sdtPr>
      <w:sdtEndPr/>
      <w:sdtContent>
        <w:r w:rsidR="00A55DD5">
          <w:rPr>
            <w:noProof/>
            <w:lang w:val="en-US" w:eastAsia="zh-TW"/>
          </w:rPr>
          <mc:AlternateContent>
            <mc:Choice Requires="wpg">
              <w:drawing>
                <wp:anchor distT="0" distB="0" distL="114300" distR="114300" simplePos="0" relativeHeight="251668480" behindDoc="0" locked="0" layoutInCell="1" allowOverlap="1" wp14:anchorId="25BDD975" wp14:editId="7F4C3611">
                  <wp:simplePos x="0" y="0"/>
                  <wp:positionH relativeFrom="page">
                    <wp:align>center</wp:align>
                  </wp:positionH>
                  <wp:positionV relativeFrom="bottomMargin">
                    <wp:align>center</wp:align>
                  </wp:positionV>
                  <wp:extent cx="7753350" cy="190500"/>
                  <wp:effectExtent l="9525" t="9525" r="9525" b="0"/>
                  <wp:wrapNone/>
                  <wp:docPr id="6" name="Group 32"/>
                  <wp:cNvGraphicFramePr/>
                  <a:graphic xmlns:a="http://schemas.openxmlformats.org/drawingml/2006/main">
                    <a:graphicData uri="http://schemas.microsoft.com/office/word/2010/wordprocessingGroup">
                      <wpg:wgp>
                        <wpg:cNvGrpSpPr/>
                        <wpg:grpSpPr>
                          <a:xfrm>
                            <a:off x="0" y="0"/>
                            <a:ext cx="7753350" cy="190500"/>
                            <a:chOff x="-8" y="14978"/>
                            <a:chExt cx="12255" cy="300"/>
                          </a:xfrm>
                        </wpg:grpSpPr>
                        <wps:wsp>
                          <wps:cNvPr id="7"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651E" w14:textId="77777777" w:rsidR="00A55DD5" w:rsidRDefault="00A55DD5">
                                <w:pPr>
                                  <w:jc w:val="center"/>
                                </w:pPr>
                                <w:r>
                                  <w:fldChar w:fldCharType="begin"/>
                                </w:r>
                                <w:r>
                                  <w:instrText xml:space="preserve"> PAGE    \* MERGEFORMAT </w:instrText>
                                </w:r>
                                <w:r>
                                  <w:fldChar w:fldCharType="separate"/>
                                </w:r>
                                <w:r w:rsidRPr="00397CB8">
                                  <w:rPr>
                                    <w:noProof/>
                                    <w:color w:val="8C8C8C" w:themeColor="background1" w:themeShade="8C"/>
                                  </w:rPr>
                                  <w:t>35</w:t>
                                </w:r>
                                <w:r>
                                  <w:rPr>
                                    <w:noProof/>
                                    <w:color w:val="8C8C8C" w:themeColor="background1" w:themeShade="8C"/>
                                  </w:rPr>
                                  <w:fldChar w:fldCharType="end"/>
                                </w:r>
                              </w:p>
                            </w:txbxContent>
                          </wps:txbx>
                          <wps:bodyPr rot="0" vert="horz" wrap="square" lIns="0" tIns="0" rIns="0" bIns="0" anchor="t" anchorCtr="0" upright="1"/>
                        </wps:wsp>
                        <wpg:grpSp>
                          <wpg:cNvPr id="8" name="Group 31"/>
                          <wpg:cNvGrpSpPr/>
                          <wpg:grpSpPr>
                            <a:xfrm>
                              <a:off x="-8" y="14978"/>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00B0F0"/>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00B0F0"/>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BDD975" id="Group 32" o:spid="_x0000_s1026" style="position:absolute;left:0;text-align:left;margin-left:0;margin-top:0;width:610.5pt;height:15pt;z-index:2516684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SFq7TFUDAAAcCgAADgAAAAAAAAAAAAAA&#10;AAAuAgAAZHJzL2Uyb0RvYy54bWxQSwECLQAUAAYACAAAACEA8C245NsAAAAFAQAADwAAAAAAAAAA&#10;AAAAAACvBQAAZHJzL2Rvd25yZXYueG1sUEsFBgAAAAAEAAQA8wAAALcGA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0409651E" w14:textId="77777777" w:rsidR="00A55DD5" w:rsidRDefault="00A55DD5">
                          <w:pPr>
                            <w:jc w:val="center"/>
                          </w:pPr>
                          <w:r>
                            <w:fldChar w:fldCharType="begin"/>
                          </w:r>
                          <w:r>
                            <w:instrText xml:space="preserve"> PAGE    \* MERGEFORMAT </w:instrText>
                          </w:r>
                          <w:r>
                            <w:fldChar w:fldCharType="separate"/>
                          </w:r>
                          <w:r w:rsidRPr="00397CB8">
                            <w:rPr>
                              <w:noProof/>
                              <w:color w:val="8C8C8C" w:themeColor="background1" w:themeShade="8C"/>
                            </w:rPr>
                            <w:t>35</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" strokecolor="#00b0f0"/>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" adj="20904" strokecolor="#00b0f0"/>
                  </v:group>
                  <w10:wrap anchorx="page" anchory="margin"/>
                </v:group>
              </w:pict>
            </mc:Fallback>
          </mc:AlternateContent>
        </w:r>
      </w:sdtContent>
    </w:sdt>
    <w:r w:rsidR="00A55DD5">
      <w:rPr>
        <w:sz w:val="16"/>
        <w:szCs w:val="16"/>
      </w:rPr>
      <w:t>ECL Calculator - Functional Specification |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CF2F0" w14:textId="77777777" w:rsidR="00A55DD5" w:rsidRDefault="00A55DD5" w:rsidP="00DF288B">
    <w:pPr>
      <w:pStyle w:val="BodyText"/>
      <w:spacing w:line="200" w:lineRule="exact"/>
      <w:rPr>
        <w:sz w:val="14"/>
      </w:rPr>
    </w:pPr>
    <w:r w:rsidRPr="00C24B1B">
      <w:rPr>
        <w:sz w:val="14"/>
      </w:rPr>
      <w:t>Moody’s Analytics, Inc. is a subsidiary of Moody’s Corporation and a separate legal entity from Moody’s Investors Service, Inc. (which is a global provider of credit ratings and research covering debt instruments and securities). Consistent with SEC rules for Nationally Recogni</w:t>
    </w:r>
    <w:r>
      <w:rPr>
        <w:sz w:val="14"/>
      </w:rPr>
      <w:t>z</w:t>
    </w:r>
    <w:r w:rsidRPr="00C24B1B">
      <w:rPr>
        <w:sz w:val="14"/>
      </w:rPr>
      <w:t>ed Statistical Rating Organi</w:t>
    </w:r>
    <w:r>
      <w:rPr>
        <w:sz w:val="14"/>
      </w:rPr>
      <w:t>z</w:t>
    </w:r>
    <w:r w:rsidRPr="00C24B1B">
      <w:rPr>
        <w:sz w:val="14"/>
      </w:rPr>
      <w:t>ations, Moody’s Investors Service, Inc. does not share non-public information received from issuers as part of the ratings process with Moody’s Analytics. Further, Moody’s Corporation prohibits any ratings personnel from participating in providing consulting services on behalf of Moody’s Analytics.</w:t>
    </w:r>
  </w:p>
  <w:p w14:paraId="4080CC69" w14:textId="77777777" w:rsidR="00A55DD5" w:rsidRDefault="00A55DD5" w:rsidP="00DF288B">
    <w:pPr>
      <w:pStyle w:val="Footer"/>
      <w:rPr>
        <w:sz w:val="14"/>
      </w:rPr>
    </w:pPr>
    <w:r w:rsidRPr="00C24B1B">
      <w:rPr>
        <w:sz w:val="14"/>
      </w:rPr>
      <w:t>All product output from products and services offered in connection with this proposal are forecasts only, and may or may not correspond to or reflect a particular Moody’s Investors Service, Inc. rating or opinion with respect to the same or similar structured debt obligations. Moody’s Investors Service, Inc. acts independently, and nothing in this proposal will compel Moody’s Investors Service, Inc. to assign, as a result of the products or services offered herein, any rating or any revision thereof to any particular structured debt obligations or other securities; further, it may at its sole discretion and at any time refuse to issue any rating, or, if already issued, revise or withdraw any rating.</w:t>
    </w:r>
  </w:p>
  <w:p w14:paraId="282EAF37" w14:textId="77777777" w:rsidR="00A55DD5" w:rsidRDefault="00A55DD5" w:rsidP="00DF288B">
    <w:pPr>
      <w:pStyle w:val="Footer"/>
    </w:pPr>
    <w:r>
      <w:rPr>
        <w:noProof/>
        <w:lang w:val="en-US" w:eastAsia="zh-TW"/>
      </w:rPr>
      <w:drawing>
        <wp:anchor distT="0" distB="0" distL="114300" distR="114300" simplePos="0" relativeHeight="251667456" behindDoc="0" locked="1" layoutInCell="1" allowOverlap="1" wp14:anchorId="63609CBE" wp14:editId="0C6A022A">
          <wp:simplePos x="0" y="0"/>
          <wp:positionH relativeFrom="page">
            <wp:posOffset>499745</wp:posOffset>
          </wp:positionH>
          <wp:positionV relativeFrom="page">
            <wp:posOffset>9165590</wp:posOffset>
          </wp:positionV>
          <wp:extent cx="6876415" cy="728345"/>
          <wp:effectExtent l="0" t="0" r="635" b="0"/>
          <wp:wrapNone/>
          <wp:docPr id="13" name="Picture 13" descr="ma_backpage_bot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12350" name="Picture 50" descr="ma_backpage_bot_A4"/>
                  <pic:cNvPicPr>
                    <a:picLocks noChangeAspect="1" noChangeArrowheads="1"/>
                  </pic:cNvPicPr>
                </pic:nvPicPr>
                <pic:blipFill>
                  <a:blip r:embed="rId1"/>
                  <a:stretch>
                    <a:fillRect/>
                  </a:stretch>
                </pic:blipFill>
                <pic:spPr bwMode="auto">
                  <a:xfrm>
                    <a:off x="0" y="0"/>
                    <a:ext cx="6876415" cy="728345"/>
                  </a:xfrm>
                  <a:prstGeom prst="rect">
                    <a:avLst/>
                  </a:prstGeom>
                  <a:noFill/>
                </pic:spPr>
              </pic:pic>
            </a:graphicData>
          </a:graphic>
        </wp:anchor>
      </w:drawing>
    </w:r>
  </w:p>
  <w:p w14:paraId="22048702" w14:textId="77777777" w:rsidR="00A55DD5" w:rsidRPr="0070174A" w:rsidRDefault="00A55DD5" w:rsidP="00DF288B">
    <w:pPr>
      <w:pStyle w:val="Footer"/>
    </w:pPr>
  </w:p>
  <w:p w14:paraId="22BC09C8" w14:textId="77777777" w:rsidR="00A55DD5" w:rsidRDefault="00A55DD5">
    <w:pPr>
      <w:pStyle w:val="Footer"/>
    </w:pPr>
    <w:r>
      <w:rPr>
        <w:color w:val="FFFFFF"/>
      </w:rPr>
      <w:t>contrar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4F23" w14:textId="77777777" w:rsidR="00A55DD5" w:rsidRPr="00B16344" w:rsidRDefault="00447CFA" w:rsidP="00397CB8">
    <w:pPr>
      <w:pStyle w:val="Footer"/>
      <w:tabs>
        <w:tab w:val="clear" w:pos="4680"/>
        <w:tab w:val="clear" w:pos="9360"/>
        <w:tab w:val="left" w:pos="6048"/>
        <w:tab w:val="left" w:pos="7350"/>
      </w:tabs>
      <w:jc w:val="right"/>
    </w:pPr>
    <w:sdt>
      <w:sdtPr>
        <w:id w:val="-75820061"/>
        <w:docPartObj>
          <w:docPartGallery w:val="Page Numbers (Bottom of Page)"/>
          <w:docPartUnique/>
        </w:docPartObj>
      </w:sdtPr>
      <w:sdtEndPr/>
      <w:sdtContent>
        <w:r w:rsidR="00A55DD5">
          <w:rPr>
            <w:noProof/>
            <w:lang w:val="en-US" w:eastAsia="zh-TW"/>
          </w:rPr>
          <mc:AlternateContent>
            <mc:Choice Requires="wpg">
              <w:drawing>
                <wp:anchor distT="0" distB="0" distL="114300" distR="114300" simplePos="0" relativeHeight="251663360" behindDoc="0" locked="0" layoutInCell="1" allowOverlap="1" wp14:anchorId="7B70B37B" wp14:editId="2DA282A0">
                  <wp:simplePos x="0" y="0"/>
                  <wp:positionH relativeFrom="page">
                    <wp:align>center</wp:align>
                  </wp:positionH>
                  <wp:positionV relativeFrom="bottomMargin">
                    <wp:align>center</wp:align>
                  </wp:positionV>
                  <wp:extent cx="7753350" cy="190500"/>
                  <wp:effectExtent l="9525" t="9525" r="9525" b="0"/>
                  <wp:wrapNone/>
                  <wp:docPr id="1" name="Group 32"/>
                  <wp:cNvGraphicFramePr/>
                  <a:graphic xmlns:a="http://schemas.openxmlformats.org/drawingml/2006/main">
                    <a:graphicData uri="http://schemas.microsoft.com/office/word/2010/wordprocessingGroup">
                      <wpg:wgp>
                        <wpg:cNvGrpSpPr/>
                        <wpg:grpSpPr>
                          <a:xfrm>
                            <a:off x="0" y="0"/>
                            <a:ext cx="7753350" cy="190500"/>
                            <a:chOff x="-8" y="14978"/>
                            <a:chExt cx="12255" cy="300"/>
                          </a:xfrm>
                        </wpg:grpSpPr>
                        <wps:wsp>
                          <wps:cNvPr id="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4F108" w14:textId="77777777" w:rsidR="00A55DD5" w:rsidRDefault="00A55DD5">
                                <w:pPr>
                                  <w:jc w:val="center"/>
                                </w:pPr>
                                <w:r>
                                  <w:fldChar w:fldCharType="begin"/>
                                </w:r>
                                <w:r>
                                  <w:instrText xml:space="preserve"> PAGE    \* MERGEFORMAT </w:instrText>
                                </w:r>
                                <w:r>
                                  <w:fldChar w:fldCharType="separate"/>
                                </w:r>
                                <w:r w:rsidRPr="00397CB8">
                                  <w:rPr>
                                    <w:noProof/>
                                    <w:color w:val="8C8C8C" w:themeColor="background1" w:themeShade="8C"/>
                                  </w:rPr>
                                  <w:t>40</w:t>
                                </w:r>
                                <w:r>
                                  <w:rPr>
                                    <w:noProof/>
                                    <w:color w:val="8C8C8C" w:themeColor="background1" w:themeShade="8C"/>
                                  </w:rPr>
                                  <w:fldChar w:fldCharType="end"/>
                                </w:r>
                              </w:p>
                            </w:txbxContent>
                          </wps:txbx>
                          <wps:bodyPr rot="0" vert="horz" wrap="square" lIns="0" tIns="0" rIns="0" bIns="0" anchor="t" anchorCtr="0" upright="1"/>
                        </wps:wsp>
                        <wpg:grpSp>
                          <wpg:cNvPr id="3" name="Group 31"/>
                          <wpg:cNvGrpSpPr/>
                          <wpg:grpSpPr>
                            <a:xfrm>
                              <a:off x="-8" y="14978"/>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00B0F0"/>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00B0F0"/>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B70B37B" id="_x0000_s1031" style="position:absolute;left:0;text-align:left;margin-left:0;margin-top:0;width:610.5pt;height:15pt;z-index:25166336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AbaIyWgMAACEKAAAOAAAAAAAA&#10;AAAAAAAAAC4CAABkcnMvZTJvRG9jLnhtbFBLAQItABQABgAIAAAAIQDwLbjk2wAAAAUBAAAPAAAA&#10;AAAAAAAAAAAAALQFAABkcnMvZG93bnJldi54bWxQSwUGAAAAAAQABADzAAAAvAYAAAAA&#10;">
                  <v:shapetype id="_x0000_t202" coordsize="21600,21600" o:spt="202" path="m,l,21600r21600,l21600,xe">
                    <v:stroke joinstyle="miter"/>
                    <v:path gradientshapeok="t" o:connecttype="rect"/>
                  </v:shapetype>
                  <v:shape id="Text Box 25" o:spid="_x0000_s1032"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604F108" w14:textId="77777777" w:rsidR="00A55DD5" w:rsidRDefault="00A55DD5">
                          <w:pPr>
                            <w:jc w:val="center"/>
                          </w:pPr>
                          <w:r>
                            <w:fldChar w:fldCharType="begin"/>
                          </w:r>
                          <w:r>
                            <w:instrText xml:space="preserve"> PAGE    \* MERGEFORMAT </w:instrText>
                          </w:r>
                          <w:r>
                            <w:fldChar w:fldCharType="separate"/>
                          </w:r>
                          <w:r w:rsidRPr="00397CB8">
                            <w:rPr>
                              <w:noProof/>
                              <w:color w:val="8C8C8C" w:themeColor="background1" w:themeShade="8C"/>
                            </w:rPr>
                            <w:t>40</w:t>
                          </w:r>
                          <w:r>
                            <w:rPr>
                              <w:noProof/>
                              <w:color w:val="8C8C8C" w:themeColor="background1" w:themeShade="8C"/>
                            </w:rPr>
                            <w:fldChar w:fldCharType="end"/>
                          </w:r>
                        </w:p>
                      </w:txbxContent>
                    </v:textbox>
                  </v:shape>
                  <v:group id="Group 31" o:spid="_x0000_s1033"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" strokecolor="#00b0f0"/>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" adj="20904" strokecolor="#00b0f0"/>
                  </v:group>
                  <w10:wrap anchorx="page" anchory="margin"/>
                </v:group>
              </w:pict>
            </mc:Fallback>
          </mc:AlternateContent>
        </w:r>
      </w:sdtContent>
    </w:sdt>
    <w:ins w:id="22" w:author="Lo Yuen San, Sandy (non-empl)" w:date="2019-11-21T22:13:00Z">
      <w:r w:rsidR="00A55DD5">
        <w:rPr>
          <w:sz w:val="16"/>
          <w:szCs w:val="16"/>
        </w:rPr>
        <w:t xml:space="preserve">Real-Time </w:t>
      </w:r>
    </w:ins>
    <w:r w:rsidR="00A55DD5">
      <w:rPr>
        <w:sz w:val="16"/>
        <w:szCs w:val="16"/>
      </w:rPr>
      <w:t xml:space="preserve">ECL Calculator - Functional Specification </w:t>
    </w:r>
    <w:ins w:id="23" w:author="Lo Yuen San, Sandy (non-empl)" w:date="2019-11-21T22:13:00Z">
      <w:r w:rsidR="00A55DD5">
        <w:rPr>
          <w:sz w:val="16"/>
          <w:szCs w:val="16"/>
        </w:rPr>
        <w:t xml:space="preserve">(Phase 1) </w:t>
      </w:r>
    </w:ins>
    <w:r w:rsidR="00A55DD5">
      <w:rPr>
        <w:sz w:val="16"/>
        <w:szCs w:val="16"/>
      </w:rPr>
      <w:t>| 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312B7" w14:textId="77777777" w:rsidR="00A55DD5" w:rsidRDefault="00A55DD5" w:rsidP="00DF288B">
    <w:pPr>
      <w:pStyle w:val="BodyText"/>
      <w:spacing w:line="200" w:lineRule="exact"/>
      <w:rPr>
        <w:sz w:val="14"/>
      </w:rPr>
    </w:pPr>
    <w:r w:rsidRPr="00C24B1B">
      <w:rPr>
        <w:sz w:val="14"/>
      </w:rPr>
      <w:t>Moody’s Analytics, Inc. is a subsidiary of Moody’s Corporation and a separate legal entity from Moody’s Investors Service, Inc. (which is a global provider of credit ratings and research covering debt instruments and securities). Consistent with SEC rules for Nationally Recogni</w:t>
    </w:r>
    <w:r>
      <w:rPr>
        <w:sz w:val="14"/>
      </w:rPr>
      <w:t>z</w:t>
    </w:r>
    <w:r w:rsidRPr="00C24B1B">
      <w:rPr>
        <w:sz w:val="14"/>
      </w:rPr>
      <w:t>ed Statistical Rating Organi</w:t>
    </w:r>
    <w:r>
      <w:rPr>
        <w:sz w:val="14"/>
      </w:rPr>
      <w:t>z</w:t>
    </w:r>
    <w:r w:rsidRPr="00C24B1B">
      <w:rPr>
        <w:sz w:val="14"/>
      </w:rPr>
      <w:t>ations, Moody’s Investors Service, Inc. does not share non-public information received from issuers as part of the ratings process with Moody’s Analytics. Further, Moody’s Corporation prohibits any ratings personnel from participating in providing consulting services on behalf of Moody’s Analytics.</w:t>
    </w:r>
  </w:p>
  <w:p w14:paraId="3501D1AB" w14:textId="77777777" w:rsidR="00A55DD5" w:rsidRDefault="00A55DD5" w:rsidP="00DF288B">
    <w:pPr>
      <w:pStyle w:val="Footer"/>
      <w:rPr>
        <w:sz w:val="14"/>
      </w:rPr>
    </w:pPr>
    <w:r w:rsidRPr="00C24B1B">
      <w:rPr>
        <w:sz w:val="14"/>
      </w:rPr>
      <w:t>All product output from products and services offered in connection with this proposal are forecasts only, and may or may not correspond to or reflect a particular Moody’s Investors Service, Inc. rating or opinion with respect to the same or similar structured debt obligations. Moody’s Investors Service, Inc. acts independently, and nothing in this proposal will compel Moody’s Investors Service, Inc. to assign, as a result of the products or services offered herein, any rating or any revision thereof to any particular structured debt obligations or other securities; further, it may at its sole discretion and at any time refuse to issue any rating, or, if already issued, revise or withdraw any rating.</w:t>
    </w:r>
  </w:p>
  <w:p w14:paraId="21D56923" w14:textId="77777777" w:rsidR="00A55DD5" w:rsidRDefault="00A55DD5" w:rsidP="00DF288B">
    <w:pPr>
      <w:pStyle w:val="Footer"/>
      <w:rPr>
        <w:del w:id="26" w:author="Lo Yuen San, Sandy (non-empl)" w:date="2019-11-21T22:13:00Z"/>
      </w:rPr>
    </w:pPr>
    <w:del w:id="27" w:author="Lo Yuen San, Sandy (non-empl)" w:date="2019-11-21T22:13:00Z">
      <w:r>
        <w:rPr>
          <w:noProof/>
          <w:lang w:val="en-US" w:eastAsia="zh-TW"/>
        </w:rPr>
        <w:drawing>
          <wp:anchor distT="0" distB="0" distL="114300" distR="114300" simplePos="0" relativeHeight="251674624" behindDoc="0" locked="1" layoutInCell="1" allowOverlap="1" wp14:anchorId="4929119F" wp14:editId="4795D894">
            <wp:simplePos x="0" y="0"/>
            <wp:positionH relativeFrom="page">
              <wp:posOffset>499745</wp:posOffset>
            </wp:positionH>
            <wp:positionV relativeFrom="page">
              <wp:posOffset>9165590</wp:posOffset>
            </wp:positionV>
            <wp:extent cx="6876415" cy="728345"/>
            <wp:effectExtent l="0" t="0" r="635" b="0"/>
            <wp:wrapNone/>
            <wp:docPr id="100000" name="Picture 100000" descr="ma_backpage_bot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12350" name="Picture 50" descr="ma_backpage_bot_A4"/>
                    <pic:cNvPicPr>
                      <a:picLocks noChangeAspect="1" noChangeArrowheads="1"/>
                    </pic:cNvPicPr>
                  </pic:nvPicPr>
                  <pic:blipFill>
                    <a:blip r:embed="rId1"/>
                    <a:stretch>
                      <a:fillRect/>
                    </a:stretch>
                  </pic:blipFill>
                  <pic:spPr bwMode="auto">
                    <a:xfrm>
                      <a:off x="0" y="0"/>
                      <a:ext cx="6876415" cy="728345"/>
                    </a:xfrm>
                    <a:prstGeom prst="rect">
                      <a:avLst/>
                    </a:prstGeom>
                    <a:noFill/>
                  </pic:spPr>
                </pic:pic>
              </a:graphicData>
            </a:graphic>
          </wp:anchor>
        </w:drawing>
      </w:r>
    </w:del>
  </w:p>
  <w:p w14:paraId="132F194B" w14:textId="77777777" w:rsidR="00A55DD5" w:rsidRDefault="00A55DD5" w:rsidP="00DF288B">
    <w:pPr>
      <w:pStyle w:val="Footer"/>
      <w:rPr>
        <w:ins w:id="28" w:author="Lo Yuen San, Sandy (non-empl)" w:date="2019-11-21T22:13:00Z"/>
      </w:rPr>
    </w:pPr>
    <w:ins w:id="29" w:author="Lo Yuen San, Sandy (non-empl)" w:date="2019-11-21T22:13:00Z">
      <w:r>
        <w:rPr>
          <w:noProof/>
          <w:lang w:val="en-US" w:eastAsia="zh-TW"/>
        </w:rPr>
        <w:drawing>
          <wp:anchor distT="0" distB="0" distL="114300" distR="114300" simplePos="0" relativeHeight="251661312" behindDoc="0" locked="1" layoutInCell="1" allowOverlap="1" wp14:anchorId="5AA27B1C" wp14:editId="2659B6BE">
            <wp:simplePos x="0" y="0"/>
            <wp:positionH relativeFrom="page">
              <wp:posOffset>499745</wp:posOffset>
            </wp:positionH>
            <wp:positionV relativeFrom="page">
              <wp:posOffset>9165590</wp:posOffset>
            </wp:positionV>
            <wp:extent cx="6876415" cy="728345"/>
            <wp:effectExtent l="0" t="0" r="635" b="0"/>
            <wp:wrapNone/>
            <wp:docPr id="28" name="Picture 28" descr="ma_backpage_bot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8195" name="Picture 50" descr="ma_backpage_bot_A4"/>
                    <pic:cNvPicPr>
                      <a:picLocks noChangeAspect="1" noChangeArrowheads="1"/>
                    </pic:cNvPicPr>
                  </pic:nvPicPr>
                  <pic:blipFill>
                    <a:blip r:embed="rId1"/>
                    <a:stretch>
                      <a:fillRect/>
                    </a:stretch>
                  </pic:blipFill>
                  <pic:spPr bwMode="auto">
                    <a:xfrm>
                      <a:off x="0" y="0"/>
                      <a:ext cx="6876415" cy="728345"/>
                    </a:xfrm>
                    <a:prstGeom prst="rect">
                      <a:avLst/>
                    </a:prstGeom>
                    <a:noFill/>
                  </pic:spPr>
                </pic:pic>
              </a:graphicData>
            </a:graphic>
          </wp:anchor>
        </w:drawing>
      </w:r>
    </w:ins>
  </w:p>
  <w:p w14:paraId="10EA00DB" w14:textId="77777777" w:rsidR="00A55DD5" w:rsidRPr="0070174A" w:rsidRDefault="00A55DD5" w:rsidP="00DF288B">
    <w:pPr>
      <w:pStyle w:val="Footer"/>
    </w:pPr>
  </w:p>
  <w:p w14:paraId="7C2F8448" w14:textId="77777777" w:rsidR="00A55DD5" w:rsidRDefault="00A55DD5">
    <w:pPr>
      <w:pStyle w:val="Footer"/>
    </w:pPr>
    <w:r>
      <w:rPr>
        <w:color w:val="FFFFFF"/>
      </w:rPr>
      <w:t>contrar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4AD65" w14:textId="77777777" w:rsidR="00447CFA" w:rsidRDefault="00447CFA">
      <w:pPr>
        <w:spacing w:after="0" w:line="240" w:lineRule="auto"/>
      </w:pPr>
      <w:r>
        <w:separator/>
      </w:r>
    </w:p>
  </w:footnote>
  <w:footnote w:type="continuationSeparator" w:id="0">
    <w:p w14:paraId="73F59940" w14:textId="77777777" w:rsidR="00447CFA" w:rsidRDefault="00447CFA">
      <w:pPr>
        <w:spacing w:after="0" w:line="240" w:lineRule="auto"/>
      </w:pPr>
      <w:r>
        <w:continuationSeparator/>
      </w:r>
    </w:p>
  </w:footnote>
  <w:footnote w:type="continuationNotice" w:id="1">
    <w:p w14:paraId="4D6B1F38" w14:textId="77777777" w:rsidR="00447CFA" w:rsidRDefault="00447C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639A3" w14:textId="77777777" w:rsidR="00A55DD5" w:rsidRDefault="00A55DD5">
    <w:pPr>
      <w:pStyle w:val="Header"/>
    </w:pPr>
  </w:p>
  <w:p w14:paraId="240E12D6" w14:textId="77777777" w:rsidR="00A55DD5" w:rsidRDefault="00A55DD5">
    <w:pPr>
      <w:pStyle w:val="Header"/>
    </w:pPr>
  </w:p>
  <w:p w14:paraId="4AF54F84" w14:textId="77777777" w:rsidR="00A55DD5" w:rsidRDefault="00A55DD5">
    <w:pPr>
      <w:pStyle w:val="Header"/>
    </w:pPr>
  </w:p>
  <w:p w14:paraId="3FF86880" w14:textId="77777777" w:rsidR="00A55DD5" w:rsidRDefault="00A55DD5">
    <w:pPr>
      <w:pStyle w:val="Header"/>
    </w:pPr>
    <w:r>
      <w:rPr>
        <w:noProof/>
        <w:lang w:val="en-US" w:eastAsia="zh-TW"/>
      </w:rPr>
      <w:drawing>
        <wp:anchor distT="0" distB="0" distL="114300" distR="114300" simplePos="0" relativeHeight="251666432" behindDoc="0" locked="1" layoutInCell="1" allowOverlap="1" wp14:anchorId="7480DF3A" wp14:editId="0F009E19">
          <wp:simplePos x="0" y="0"/>
          <wp:positionH relativeFrom="page">
            <wp:posOffset>499745</wp:posOffset>
          </wp:positionH>
          <wp:positionV relativeFrom="page">
            <wp:posOffset>499745</wp:posOffset>
          </wp:positionV>
          <wp:extent cx="6876415" cy="228600"/>
          <wp:effectExtent l="19050" t="0" r="635" b="0"/>
          <wp:wrapNone/>
          <wp:docPr id="9" name="Picture 9" descr="ma_banner_top_inside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3087" name="Picture 49" descr="ma_banner_top_inside_A4"/>
                  <pic:cNvPicPr>
                    <a:picLocks noChangeAspect="1" noChangeArrowheads="1"/>
                  </pic:cNvPicPr>
                </pic:nvPicPr>
                <pic:blipFill>
                  <a:blip r:embed="rId1"/>
                  <a:stretch>
                    <a:fillRect/>
                  </a:stretch>
                </pic:blipFill>
                <pic:spPr bwMode="auto">
                  <a:xfrm>
                    <a:off x="0" y="0"/>
                    <a:ext cx="6876415" cy="22860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C778D" w14:textId="77777777" w:rsidR="00A55DD5" w:rsidRDefault="00A55DD5">
    <w:pPr>
      <w:pStyle w:val="Header"/>
    </w:pPr>
  </w:p>
  <w:p w14:paraId="02932535" w14:textId="77777777" w:rsidR="00A55DD5" w:rsidRDefault="00A55DD5">
    <w:pPr>
      <w:pStyle w:val="Header"/>
    </w:pPr>
  </w:p>
  <w:p w14:paraId="62071295" w14:textId="77777777" w:rsidR="00A55DD5" w:rsidRDefault="00A55DD5">
    <w:pPr>
      <w:pStyle w:val="Header"/>
    </w:pPr>
  </w:p>
  <w:p w14:paraId="4460BE0A" w14:textId="77777777" w:rsidR="00A55DD5" w:rsidRDefault="00A55DD5">
    <w:pPr>
      <w:pStyle w:val="Header"/>
    </w:pPr>
  </w:p>
  <w:p w14:paraId="4E67634B" w14:textId="77777777" w:rsidR="00A55DD5" w:rsidRDefault="00A55DD5">
    <w:pPr>
      <w:pStyle w:val="Header"/>
    </w:pPr>
  </w:p>
  <w:p w14:paraId="6F591008" w14:textId="77777777" w:rsidR="00A55DD5" w:rsidRDefault="00A55DD5">
    <w:pPr>
      <w:pStyle w:val="Header"/>
    </w:pPr>
  </w:p>
  <w:p w14:paraId="46C8F04D" w14:textId="77777777" w:rsidR="00A55DD5" w:rsidRDefault="00A55DD5">
    <w:pPr>
      <w:pStyle w:val="Header"/>
    </w:pPr>
  </w:p>
  <w:p w14:paraId="25B79B4E" w14:textId="77777777" w:rsidR="00A55DD5" w:rsidRDefault="00A55DD5">
    <w:pPr>
      <w:pStyle w:val="Header"/>
    </w:pPr>
  </w:p>
  <w:p w14:paraId="0FCDD74E" w14:textId="77777777" w:rsidR="00A55DD5" w:rsidRDefault="00A55DD5">
    <w:pPr>
      <w:pStyle w:val="Header"/>
    </w:pPr>
    <w:r>
      <w:rPr>
        <w:noProof/>
        <w:lang w:val="en-US" w:eastAsia="zh-TW"/>
      </w:rPr>
      <w:drawing>
        <wp:anchor distT="0" distB="0" distL="114300" distR="114300" simplePos="0" relativeHeight="251665408" behindDoc="0" locked="1" layoutInCell="1" allowOverlap="1" wp14:anchorId="29C31ED7" wp14:editId="3D82F0E7">
          <wp:simplePos x="0" y="0"/>
          <wp:positionH relativeFrom="page">
            <wp:posOffset>499745</wp:posOffset>
          </wp:positionH>
          <wp:positionV relativeFrom="page">
            <wp:posOffset>213995</wp:posOffset>
          </wp:positionV>
          <wp:extent cx="6876415" cy="1490980"/>
          <wp:effectExtent l="0" t="0" r="635" b="0"/>
          <wp:wrapNone/>
          <wp:docPr id="12" name="Picture 12" descr="ma_banner_top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40767" name="Picture 47" descr="ma_banner_top_A4"/>
                  <pic:cNvPicPr>
                    <a:picLocks noChangeAspect="1" noChangeArrowheads="1"/>
                  </pic:cNvPicPr>
                </pic:nvPicPr>
                <pic:blipFill>
                  <a:blip r:embed="rId1"/>
                  <a:stretch>
                    <a:fillRect/>
                  </a:stretch>
                </pic:blipFill>
                <pic:spPr bwMode="auto">
                  <a:xfrm>
                    <a:off x="0" y="0"/>
                    <a:ext cx="6876415" cy="149098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0E0C8" w14:textId="77777777" w:rsidR="00A55DD5" w:rsidRDefault="00A55DD5">
    <w:pPr>
      <w:pStyle w:val="Header"/>
    </w:pPr>
  </w:p>
  <w:p w14:paraId="59CC1FC3" w14:textId="77777777" w:rsidR="00A55DD5" w:rsidRDefault="00A55DD5">
    <w:pPr>
      <w:pStyle w:val="Header"/>
    </w:pPr>
  </w:p>
  <w:p w14:paraId="06EB6425" w14:textId="77777777" w:rsidR="00A55DD5" w:rsidRDefault="00A55DD5">
    <w:pPr>
      <w:pStyle w:val="Header"/>
    </w:pPr>
  </w:p>
  <w:p w14:paraId="0F6D8CED" w14:textId="77777777" w:rsidR="00A55DD5" w:rsidRDefault="00A55DD5">
    <w:pPr>
      <w:pStyle w:val="Header"/>
    </w:pPr>
    <w:del w:id="20" w:author="Lo Yuen San, Sandy (non-empl)" w:date="2019-11-21T22:13:00Z">
      <w:r>
        <w:rPr>
          <w:noProof/>
          <w:lang w:val="en-US" w:eastAsia="zh-TW"/>
        </w:rPr>
        <w:drawing>
          <wp:anchor distT="0" distB="0" distL="114300" distR="114300" simplePos="0" relativeHeight="251670528" behindDoc="0" locked="1" layoutInCell="1" allowOverlap="1" wp14:anchorId="59E1B044" wp14:editId="42340495">
            <wp:simplePos x="0" y="0"/>
            <wp:positionH relativeFrom="page">
              <wp:posOffset>499745</wp:posOffset>
            </wp:positionH>
            <wp:positionV relativeFrom="page">
              <wp:posOffset>499745</wp:posOffset>
            </wp:positionV>
            <wp:extent cx="6876415" cy="228600"/>
            <wp:effectExtent l="19050" t="0" r="635" b="0"/>
            <wp:wrapNone/>
            <wp:docPr id="30" name="Picture 30" descr="ma_banner_top_inside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3087" name="Picture 49" descr="ma_banner_top_inside_A4"/>
                    <pic:cNvPicPr>
                      <a:picLocks noChangeAspect="1" noChangeArrowheads="1"/>
                    </pic:cNvPicPr>
                  </pic:nvPicPr>
                  <pic:blipFill>
                    <a:blip r:embed="rId1"/>
                    <a:stretch>
                      <a:fillRect/>
                    </a:stretch>
                  </pic:blipFill>
                  <pic:spPr bwMode="auto">
                    <a:xfrm>
                      <a:off x="0" y="0"/>
                      <a:ext cx="6876415" cy="228600"/>
                    </a:xfrm>
                    <a:prstGeom prst="rect">
                      <a:avLst/>
                    </a:prstGeom>
                    <a:noFill/>
                  </pic:spPr>
                </pic:pic>
              </a:graphicData>
            </a:graphic>
          </wp:anchor>
        </w:drawing>
      </w:r>
    </w:del>
    <w:ins w:id="21" w:author="Lo Yuen San, Sandy (non-empl)" w:date="2019-11-21T22:13:00Z">
      <w:r>
        <w:rPr>
          <w:noProof/>
          <w:lang w:val="en-US" w:eastAsia="zh-TW"/>
        </w:rPr>
        <w:drawing>
          <wp:anchor distT="0" distB="0" distL="114300" distR="114300" simplePos="0" relativeHeight="251659264" behindDoc="0" locked="1" layoutInCell="1" allowOverlap="1" wp14:anchorId="60A0A6D6" wp14:editId="0E2D505D">
            <wp:simplePos x="0" y="0"/>
            <wp:positionH relativeFrom="page">
              <wp:posOffset>499745</wp:posOffset>
            </wp:positionH>
            <wp:positionV relativeFrom="page">
              <wp:posOffset>499745</wp:posOffset>
            </wp:positionV>
            <wp:extent cx="6876415" cy="228600"/>
            <wp:effectExtent l="19050" t="0" r="635" b="0"/>
            <wp:wrapNone/>
            <wp:docPr id="20" name="Picture 20" descr="ma_banner_top_inside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2894" name="Picture 49" descr="ma_banner_top_inside_A4"/>
                    <pic:cNvPicPr>
                      <a:picLocks noChangeAspect="1" noChangeArrowheads="1"/>
                    </pic:cNvPicPr>
                  </pic:nvPicPr>
                  <pic:blipFill>
                    <a:blip r:embed="rId1"/>
                    <a:stretch>
                      <a:fillRect/>
                    </a:stretch>
                  </pic:blipFill>
                  <pic:spPr bwMode="auto">
                    <a:xfrm>
                      <a:off x="0" y="0"/>
                      <a:ext cx="6876415" cy="228600"/>
                    </a:xfrm>
                    <a:prstGeom prst="rect">
                      <a:avLst/>
                    </a:prstGeom>
                    <a:noFill/>
                  </pic:spPr>
                </pic:pic>
              </a:graphicData>
            </a:graphic>
          </wp:anchor>
        </w:drawing>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55FE8" w14:textId="77777777" w:rsidR="00A55DD5" w:rsidRDefault="00A55DD5">
    <w:pPr>
      <w:pStyle w:val="Header"/>
    </w:pPr>
  </w:p>
  <w:p w14:paraId="72BD0DF0" w14:textId="77777777" w:rsidR="00A55DD5" w:rsidRDefault="00A55DD5">
    <w:pPr>
      <w:pStyle w:val="Header"/>
    </w:pPr>
  </w:p>
  <w:p w14:paraId="59CC950A" w14:textId="77777777" w:rsidR="00A55DD5" w:rsidRDefault="00A55DD5">
    <w:pPr>
      <w:pStyle w:val="Header"/>
    </w:pPr>
  </w:p>
  <w:p w14:paraId="187E8D5B" w14:textId="77777777" w:rsidR="00A55DD5" w:rsidRDefault="00A55DD5">
    <w:pPr>
      <w:pStyle w:val="Header"/>
    </w:pPr>
  </w:p>
  <w:p w14:paraId="4A01A50A" w14:textId="77777777" w:rsidR="00A55DD5" w:rsidRDefault="00A55DD5">
    <w:pPr>
      <w:pStyle w:val="Header"/>
    </w:pPr>
  </w:p>
  <w:p w14:paraId="3C254753" w14:textId="77777777" w:rsidR="00A55DD5" w:rsidRDefault="00A55DD5">
    <w:pPr>
      <w:pStyle w:val="Header"/>
    </w:pPr>
  </w:p>
  <w:p w14:paraId="7D2E1B0F" w14:textId="77777777" w:rsidR="00A55DD5" w:rsidRDefault="00A55DD5">
    <w:pPr>
      <w:pStyle w:val="Header"/>
    </w:pPr>
  </w:p>
  <w:p w14:paraId="6CD0FB78" w14:textId="77777777" w:rsidR="00A55DD5" w:rsidRDefault="00A55DD5">
    <w:pPr>
      <w:pStyle w:val="Header"/>
    </w:pPr>
  </w:p>
  <w:p w14:paraId="284C0F86" w14:textId="77777777" w:rsidR="00A55DD5" w:rsidRDefault="00A55DD5">
    <w:pPr>
      <w:pStyle w:val="Header"/>
    </w:pPr>
    <w:del w:id="24" w:author="Lo Yuen San, Sandy (non-empl)" w:date="2019-11-21T22:13:00Z">
      <w:r>
        <w:rPr>
          <w:noProof/>
          <w:lang w:val="en-US" w:eastAsia="zh-TW"/>
        </w:rPr>
        <w:drawing>
          <wp:anchor distT="0" distB="0" distL="114300" distR="114300" simplePos="0" relativeHeight="251672576" behindDoc="0" locked="1" layoutInCell="1" allowOverlap="1" wp14:anchorId="4E7A013A" wp14:editId="398DE463">
            <wp:simplePos x="0" y="0"/>
            <wp:positionH relativeFrom="page">
              <wp:posOffset>499745</wp:posOffset>
            </wp:positionH>
            <wp:positionV relativeFrom="page">
              <wp:posOffset>213995</wp:posOffset>
            </wp:positionV>
            <wp:extent cx="6876415" cy="1490980"/>
            <wp:effectExtent l="0" t="0" r="635" b="0"/>
            <wp:wrapNone/>
            <wp:docPr id="31" name="Picture 31" descr="ma_banner_top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40767" name="Picture 47" descr="ma_banner_top_A4"/>
                    <pic:cNvPicPr>
                      <a:picLocks noChangeAspect="1" noChangeArrowheads="1"/>
                    </pic:cNvPicPr>
                  </pic:nvPicPr>
                  <pic:blipFill>
                    <a:blip r:embed="rId1"/>
                    <a:stretch>
                      <a:fillRect/>
                    </a:stretch>
                  </pic:blipFill>
                  <pic:spPr bwMode="auto">
                    <a:xfrm>
                      <a:off x="0" y="0"/>
                      <a:ext cx="6876415" cy="1490980"/>
                    </a:xfrm>
                    <a:prstGeom prst="rect">
                      <a:avLst/>
                    </a:prstGeom>
                    <a:noFill/>
                  </pic:spPr>
                </pic:pic>
              </a:graphicData>
            </a:graphic>
          </wp:anchor>
        </w:drawing>
      </w:r>
    </w:del>
    <w:ins w:id="25" w:author="Lo Yuen San, Sandy (non-empl)" w:date="2019-11-21T22:13:00Z">
      <w:r>
        <w:rPr>
          <w:noProof/>
          <w:lang w:val="en-US" w:eastAsia="zh-TW"/>
        </w:rPr>
        <w:drawing>
          <wp:anchor distT="0" distB="0" distL="114300" distR="114300" simplePos="0" relativeHeight="251658240" behindDoc="0" locked="1" layoutInCell="1" allowOverlap="1" wp14:anchorId="137F8D66" wp14:editId="1F6036F5">
            <wp:simplePos x="0" y="0"/>
            <wp:positionH relativeFrom="page">
              <wp:posOffset>499745</wp:posOffset>
            </wp:positionH>
            <wp:positionV relativeFrom="page">
              <wp:posOffset>213995</wp:posOffset>
            </wp:positionV>
            <wp:extent cx="6876415" cy="1490980"/>
            <wp:effectExtent l="0" t="0" r="635" b="0"/>
            <wp:wrapNone/>
            <wp:docPr id="22" name="Picture 22" descr="ma_banner_top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8813" name="Picture 47" descr="ma_banner_top_A4"/>
                    <pic:cNvPicPr>
                      <a:picLocks noChangeAspect="1" noChangeArrowheads="1"/>
                    </pic:cNvPicPr>
                  </pic:nvPicPr>
                  <pic:blipFill>
                    <a:blip r:embed="rId1"/>
                    <a:stretch>
                      <a:fillRect/>
                    </a:stretch>
                  </pic:blipFill>
                  <pic:spPr bwMode="auto">
                    <a:xfrm>
                      <a:off x="0" y="0"/>
                      <a:ext cx="6876415" cy="1490980"/>
                    </a:xfrm>
                    <a:prstGeom prst="rect">
                      <a:avLst/>
                    </a:prstGeom>
                    <a:noFill/>
                  </pic:spPr>
                </pic:pic>
              </a:graphicData>
            </a:graphic>
          </wp:anchor>
        </w:drawing>
      </w:r>
    </w:ins>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28309" w14:textId="77777777" w:rsidR="00A55DD5" w:rsidRDefault="00A55DD5">
    <w:pPr>
      <w:pStyle w:val="Header"/>
    </w:pPr>
  </w:p>
  <w:p w14:paraId="5479BABF" w14:textId="77777777" w:rsidR="00A55DD5" w:rsidRDefault="00A55DD5">
    <w:pPr>
      <w:pStyle w:val="Header"/>
    </w:pPr>
  </w:p>
  <w:p w14:paraId="5CFE205B" w14:textId="77777777" w:rsidR="00A55DD5" w:rsidRDefault="00A55DD5" w:rsidP="00DF288B">
    <w:pPr>
      <w:pStyle w:val="Header"/>
      <w:rPr>
        <w:del w:id="1552" w:author="Lo Yuen San, Sandy (non-empl)" w:date="2019-11-21T22:13:00Z"/>
      </w:rPr>
    </w:pPr>
    <w:del w:id="1553" w:author="Lo Yuen San, Sandy (non-empl)" w:date="2019-11-21T22:13:00Z">
      <w:r>
        <w:rPr>
          <w:noProof/>
          <w:lang w:val="en-US" w:eastAsia="zh-TW"/>
        </w:rPr>
        <w:drawing>
          <wp:anchor distT="0" distB="0" distL="114300" distR="114300" simplePos="0" relativeHeight="251676672" behindDoc="0" locked="1" layoutInCell="1" allowOverlap="1" wp14:anchorId="5AC45B22" wp14:editId="39E90576">
            <wp:simplePos x="0" y="0"/>
            <wp:positionH relativeFrom="page">
              <wp:posOffset>652145</wp:posOffset>
            </wp:positionH>
            <wp:positionV relativeFrom="page">
              <wp:posOffset>424815</wp:posOffset>
            </wp:positionV>
            <wp:extent cx="6876415" cy="228600"/>
            <wp:effectExtent l="0" t="0" r="635" b="0"/>
            <wp:wrapNone/>
            <wp:docPr id="100001" name="Picture 100001" descr="ma_banner_top_inside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3772" name="Picture 49" descr="ma_banner_top_inside_A4"/>
                    <pic:cNvPicPr>
                      <a:picLocks noChangeAspect="1" noChangeArrowheads="1"/>
                    </pic:cNvPicPr>
                  </pic:nvPicPr>
                  <pic:blipFill>
                    <a:blip r:embed="rId1"/>
                    <a:stretch>
                      <a:fillRect/>
                    </a:stretch>
                  </pic:blipFill>
                  <pic:spPr bwMode="auto">
                    <a:xfrm>
                      <a:off x="0" y="0"/>
                      <a:ext cx="6876415" cy="228600"/>
                    </a:xfrm>
                    <a:prstGeom prst="rect">
                      <a:avLst/>
                    </a:prstGeom>
                    <a:noFill/>
                  </pic:spPr>
                </pic:pic>
              </a:graphicData>
            </a:graphic>
          </wp:anchor>
        </w:drawing>
      </w:r>
    </w:del>
  </w:p>
  <w:p w14:paraId="1C2C1D46" w14:textId="77777777" w:rsidR="00A55DD5" w:rsidRDefault="00A55DD5" w:rsidP="00DF288B">
    <w:pPr>
      <w:pStyle w:val="Header"/>
      <w:rPr>
        <w:ins w:id="1554" w:author="Lo Yuen San, Sandy (non-empl)" w:date="2019-11-21T22:13:00Z"/>
      </w:rPr>
    </w:pPr>
    <w:ins w:id="1555" w:author="Lo Yuen San, Sandy (non-empl)" w:date="2019-11-21T22:13:00Z">
      <w:r>
        <w:rPr>
          <w:noProof/>
          <w:lang w:val="en-US" w:eastAsia="zh-TW"/>
        </w:rPr>
        <w:drawing>
          <wp:anchor distT="0" distB="0" distL="114300" distR="114300" simplePos="0" relativeHeight="251660288" behindDoc="0" locked="1" layoutInCell="1" allowOverlap="1" wp14:anchorId="3B835F1A" wp14:editId="39E43D1D">
            <wp:simplePos x="0" y="0"/>
            <wp:positionH relativeFrom="page">
              <wp:posOffset>652145</wp:posOffset>
            </wp:positionH>
            <wp:positionV relativeFrom="page">
              <wp:posOffset>424815</wp:posOffset>
            </wp:positionV>
            <wp:extent cx="6876415" cy="228600"/>
            <wp:effectExtent l="0" t="0" r="635" b="0"/>
            <wp:wrapNone/>
            <wp:docPr id="27" name="Picture 27" descr="ma_banner_top_inside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19258" name="Picture 49" descr="ma_banner_top_inside_A4"/>
                    <pic:cNvPicPr>
                      <a:picLocks noChangeAspect="1" noChangeArrowheads="1"/>
                    </pic:cNvPicPr>
                  </pic:nvPicPr>
                  <pic:blipFill>
                    <a:blip r:embed="rId1"/>
                    <a:stretch>
                      <a:fillRect/>
                    </a:stretch>
                  </pic:blipFill>
                  <pic:spPr bwMode="auto">
                    <a:xfrm>
                      <a:off x="0" y="0"/>
                      <a:ext cx="6876415" cy="228600"/>
                    </a:xfrm>
                    <a:prstGeom prst="rect">
                      <a:avLst/>
                    </a:prstGeom>
                    <a:noFill/>
                  </pic:spPr>
                </pic:pic>
              </a:graphicData>
            </a:graphic>
          </wp:anchor>
        </w:drawing>
      </w:r>
    </w:ins>
  </w:p>
  <w:p w14:paraId="636BD494" w14:textId="77777777" w:rsidR="00A55DD5" w:rsidRDefault="00A55DD5" w:rsidP="00DF288B">
    <w:pPr>
      <w:pStyle w:val="Header"/>
    </w:pPr>
  </w:p>
  <w:tbl>
    <w:tblPr>
      <w:tblW w:w="0" w:type="auto"/>
      <w:shd w:val="clear" w:color="auto" w:fill="7BCFF5"/>
      <w:tblLook w:val="04A0" w:firstRow="1" w:lastRow="0" w:firstColumn="1" w:lastColumn="0" w:noHBand="0" w:noVBand="1"/>
    </w:tblPr>
    <w:tblGrid>
      <w:gridCol w:w="9360"/>
    </w:tblGrid>
    <w:tr w:rsidR="00A55DD5" w14:paraId="4BBEEC77" w14:textId="77777777" w:rsidTr="00DF288B">
      <w:tc>
        <w:tcPr>
          <w:tcW w:w="9576" w:type="dxa"/>
          <w:shd w:val="clear" w:color="auto" w:fill="7BCFF5"/>
        </w:tcPr>
        <w:p w14:paraId="3AC71CEA" w14:textId="77777777" w:rsidR="00A55DD5" w:rsidRPr="00AB6F17" w:rsidRDefault="00A55DD5" w:rsidP="00DF288B">
          <w:pPr>
            <w:pStyle w:val="HighlightBoxHeading"/>
            <w:rPr>
              <w:rFonts w:ascii="Bliss Pro Light" w:hAnsi="Bliss Pro Light"/>
              <w:b/>
              <w:bCs/>
              <w:sz w:val="22"/>
              <w:szCs w:val="22"/>
            </w:rPr>
          </w:pPr>
          <w:r w:rsidRPr="00AB6F17">
            <w:rPr>
              <w:rFonts w:ascii="Bliss Pro Light" w:hAnsi="Bliss Pro Light"/>
              <w:b/>
              <w:bCs/>
              <w:sz w:val="22"/>
              <w:szCs w:val="22"/>
            </w:rPr>
            <w:t>About Moody’s Analytics</w:t>
          </w:r>
        </w:p>
        <w:p w14:paraId="03AD0D1C" w14:textId="77777777" w:rsidR="00A55DD5" w:rsidRDefault="00A55DD5" w:rsidP="00DF288B">
          <w:pPr>
            <w:pStyle w:val="Header"/>
            <w:rPr>
              <w:rFonts w:ascii="Bliss Pro Light" w:eastAsia="Times New Roman" w:hAnsi="Bliss Pro Light"/>
              <w:sz w:val="20"/>
              <w:szCs w:val="20"/>
            </w:rPr>
          </w:pPr>
          <w:r w:rsidRPr="00AB6F17">
            <w:rPr>
              <w:rFonts w:ascii="Bliss Pro Light" w:eastAsia="Times New Roman" w:hAnsi="Bliss Pro Light"/>
              <w:sz w:val="20"/>
              <w:szCs w:val="20"/>
            </w:rPr>
            <w:t xml:space="preserve">Moody’s Analytics helps capital markets and risk management professionals worldwide respond to an evolving marketplace with confidence. The company offers unique tools and best practices for measuring and managing risk through expertise and experience in credit analysis, economic research and financial risk management. By providing leading-edge software, advisory services, and research, including the proprietary analysis of Moody’s Investors Service, Moody’s Analytics integrates and customizes its offerings to address specific business challenges. Visit </w:t>
          </w:r>
          <w:hyperlink r:id="rId2" w:history="1">
            <w:r w:rsidRPr="00AB6F17">
              <w:rPr>
                <w:rStyle w:val="Hyperlink"/>
                <w:rFonts w:ascii="Bliss Pro Light" w:eastAsia="Times New Roman" w:hAnsi="Bliss Pro Light"/>
                <w:sz w:val="20"/>
                <w:szCs w:val="20"/>
              </w:rPr>
              <w:t>www.moodysanalytics.com</w:t>
            </w:r>
          </w:hyperlink>
          <w:r w:rsidRPr="00AB6F17">
            <w:rPr>
              <w:rFonts w:ascii="Bliss Pro Light" w:eastAsia="Times New Roman" w:hAnsi="Bliss Pro Light"/>
              <w:sz w:val="20"/>
              <w:szCs w:val="20"/>
            </w:rPr>
            <w:t xml:space="preserve"> to learn more.</w:t>
          </w:r>
        </w:p>
        <w:p w14:paraId="20DCA552" w14:textId="77777777" w:rsidR="00A55DD5" w:rsidRDefault="00A55DD5" w:rsidP="00DF288B">
          <w:pPr>
            <w:pStyle w:val="Header"/>
          </w:pPr>
        </w:p>
      </w:tc>
    </w:tr>
  </w:tbl>
  <w:p w14:paraId="76827B7A" w14:textId="77777777" w:rsidR="00A55DD5" w:rsidRDefault="00A55D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15:restartNumberingAfterBreak="0">
    <w:nsid w:val="7E6D61DE"/>
    <w:multiLevelType w:val="multilevel"/>
    <w:tmpl w:val="7E6D61D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7E6D61DF"/>
    <w:multiLevelType w:val="hybridMultilevel"/>
    <w:tmpl w:val="7E6D61DF"/>
    <w:lvl w:ilvl="0" w:tplc="9CD06B28">
      <w:start w:val="1"/>
      <w:numFmt w:val="bullet"/>
      <w:lvlText w:val=""/>
      <w:lvlJc w:val="left"/>
      <w:pPr>
        <w:tabs>
          <w:tab w:val="num" w:pos="360"/>
        </w:tabs>
        <w:ind w:left="360" w:hanging="360"/>
      </w:pPr>
      <w:rPr>
        <w:rFonts w:ascii="Symbol" w:hAnsi="Symbol"/>
      </w:rPr>
    </w:lvl>
    <w:lvl w:ilvl="1" w:tplc="742C5B90">
      <w:start w:val="1"/>
      <w:numFmt w:val="bullet"/>
      <w:lvlText w:val="o"/>
      <w:lvlJc w:val="left"/>
      <w:pPr>
        <w:tabs>
          <w:tab w:val="num" w:pos="1080"/>
        </w:tabs>
        <w:ind w:left="1080" w:hanging="360"/>
      </w:pPr>
      <w:rPr>
        <w:rFonts w:ascii="Courier New" w:hAnsi="Courier New"/>
      </w:rPr>
    </w:lvl>
    <w:lvl w:ilvl="2" w:tplc="25708230">
      <w:start w:val="1"/>
      <w:numFmt w:val="bullet"/>
      <w:lvlText w:val=""/>
      <w:lvlJc w:val="left"/>
      <w:pPr>
        <w:tabs>
          <w:tab w:val="num" w:pos="1800"/>
        </w:tabs>
        <w:ind w:left="1800" w:hanging="360"/>
      </w:pPr>
      <w:rPr>
        <w:rFonts w:ascii="Wingdings" w:hAnsi="Wingdings"/>
      </w:rPr>
    </w:lvl>
    <w:lvl w:ilvl="3" w:tplc="FACACAFE">
      <w:start w:val="1"/>
      <w:numFmt w:val="bullet"/>
      <w:lvlText w:val=""/>
      <w:lvlJc w:val="left"/>
      <w:pPr>
        <w:tabs>
          <w:tab w:val="num" w:pos="2520"/>
        </w:tabs>
        <w:ind w:left="2520" w:hanging="360"/>
      </w:pPr>
      <w:rPr>
        <w:rFonts w:ascii="Symbol" w:hAnsi="Symbol"/>
      </w:rPr>
    </w:lvl>
    <w:lvl w:ilvl="4" w:tplc="135047A2">
      <w:start w:val="1"/>
      <w:numFmt w:val="bullet"/>
      <w:lvlText w:val="o"/>
      <w:lvlJc w:val="left"/>
      <w:pPr>
        <w:tabs>
          <w:tab w:val="num" w:pos="3240"/>
        </w:tabs>
        <w:ind w:left="3240" w:hanging="360"/>
      </w:pPr>
      <w:rPr>
        <w:rFonts w:ascii="Courier New" w:hAnsi="Courier New"/>
      </w:rPr>
    </w:lvl>
    <w:lvl w:ilvl="5" w:tplc="A1689070">
      <w:start w:val="1"/>
      <w:numFmt w:val="bullet"/>
      <w:lvlText w:val=""/>
      <w:lvlJc w:val="left"/>
      <w:pPr>
        <w:tabs>
          <w:tab w:val="num" w:pos="3960"/>
        </w:tabs>
        <w:ind w:left="3960" w:hanging="360"/>
      </w:pPr>
      <w:rPr>
        <w:rFonts w:ascii="Wingdings" w:hAnsi="Wingdings"/>
      </w:rPr>
    </w:lvl>
    <w:lvl w:ilvl="6" w:tplc="A3B24E72">
      <w:start w:val="1"/>
      <w:numFmt w:val="bullet"/>
      <w:lvlText w:val=""/>
      <w:lvlJc w:val="left"/>
      <w:pPr>
        <w:tabs>
          <w:tab w:val="num" w:pos="4680"/>
        </w:tabs>
        <w:ind w:left="4680" w:hanging="360"/>
      </w:pPr>
      <w:rPr>
        <w:rFonts w:ascii="Symbol" w:hAnsi="Symbol"/>
      </w:rPr>
    </w:lvl>
    <w:lvl w:ilvl="7" w:tplc="DFB47B8E">
      <w:start w:val="1"/>
      <w:numFmt w:val="bullet"/>
      <w:lvlText w:val="o"/>
      <w:lvlJc w:val="left"/>
      <w:pPr>
        <w:tabs>
          <w:tab w:val="num" w:pos="5400"/>
        </w:tabs>
        <w:ind w:left="5400" w:hanging="360"/>
      </w:pPr>
      <w:rPr>
        <w:rFonts w:ascii="Courier New" w:hAnsi="Courier New"/>
      </w:rPr>
    </w:lvl>
    <w:lvl w:ilvl="8" w:tplc="902670D8">
      <w:start w:val="1"/>
      <w:numFmt w:val="bullet"/>
      <w:lvlText w:val=""/>
      <w:lvlJc w:val="left"/>
      <w:pPr>
        <w:tabs>
          <w:tab w:val="num" w:pos="6120"/>
        </w:tabs>
        <w:ind w:left="6120" w:hanging="360"/>
      </w:pPr>
      <w:rPr>
        <w:rFonts w:ascii="Wingdings" w:hAnsi="Wingdings"/>
      </w:rPr>
    </w:lvl>
  </w:abstractNum>
  <w:abstractNum w:abstractNumId="2" w15:restartNumberingAfterBreak="0">
    <w:nsid w:val="7E6D61E0"/>
    <w:multiLevelType w:val="hybridMultilevel"/>
    <w:tmpl w:val="7E6D61E0"/>
    <w:lvl w:ilvl="0" w:tplc="8436B4CE">
      <w:start w:val="1"/>
      <w:numFmt w:val="bullet"/>
      <w:lvlText w:val=""/>
      <w:lvlJc w:val="left"/>
      <w:pPr>
        <w:tabs>
          <w:tab w:val="num" w:pos="360"/>
        </w:tabs>
        <w:ind w:left="360" w:hanging="360"/>
      </w:pPr>
      <w:rPr>
        <w:rFonts w:ascii="Symbol" w:hAnsi="Symbol"/>
      </w:rPr>
    </w:lvl>
    <w:lvl w:ilvl="1" w:tplc="C0064F7C">
      <w:start w:val="1"/>
      <w:numFmt w:val="bullet"/>
      <w:lvlText w:val="o"/>
      <w:lvlJc w:val="left"/>
      <w:pPr>
        <w:tabs>
          <w:tab w:val="num" w:pos="1080"/>
        </w:tabs>
        <w:ind w:left="1080" w:hanging="360"/>
      </w:pPr>
      <w:rPr>
        <w:rFonts w:ascii="Courier New" w:hAnsi="Courier New"/>
      </w:rPr>
    </w:lvl>
    <w:lvl w:ilvl="2" w:tplc="9FE48020">
      <w:start w:val="1"/>
      <w:numFmt w:val="bullet"/>
      <w:lvlText w:val=""/>
      <w:lvlJc w:val="left"/>
      <w:pPr>
        <w:tabs>
          <w:tab w:val="num" w:pos="1800"/>
        </w:tabs>
        <w:ind w:left="1800" w:hanging="360"/>
      </w:pPr>
      <w:rPr>
        <w:rFonts w:ascii="Wingdings" w:hAnsi="Wingdings"/>
      </w:rPr>
    </w:lvl>
    <w:lvl w:ilvl="3" w:tplc="CBC25C18">
      <w:start w:val="1"/>
      <w:numFmt w:val="bullet"/>
      <w:lvlText w:val=""/>
      <w:lvlJc w:val="left"/>
      <w:pPr>
        <w:tabs>
          <w:tab w:val="num" w:pos="2520"/>
        </w:tabs>
        <w:ind w:left="2520" w:hanging="360"/>
      </w:pPr>
      <w:rPr>
        <w:rFonts w:ascii="Symbol" w:hAnsi="Symbol"/>
      </w:rPr>
    </w:lvl>
    <w:lvl w:ilvl="4" w:tplc="822AE6BE">
      <w:start w:val="1"/>
      <w:numFmt w:val="bullet"/>
      <w:lvlText w:val="o"/>
      <w:lvlJc w:val="left"/>
      <w:pPr>
        <w:tabs>
          <w:tab w:val="num" w:pos="3240"/>
        </w:tabs>
        <w:ind w:left="3240" w:hanging="360"/>
      </w:pPr>
      <w:rPr>
        <w:rFonts w:ascii="Courier New" w:hAnsi="Courier New"/>
      </w:rPr>
    </w:lvl>
    <w:lvl w:ilvl="5" w:tplc="A4828EFC">
      <w:start w:val="1"/>
      <w:numFmt w:val="bullet"/>
      <w:lvlText w:val=""/>
      <w:lvlJc w:val="left"/>
      <w:pPr>
        <w:tabs>
          <w:tab w:val="num" w:pos="3960"/>
        </w:tabs>
        <w:ind w:left="3960" w:hanging="360"/>
      </w:pPr>
      <w:rPr>
        <w:rFonts w:ascii="Wingdings" w:hAnsi="Wingdings"/>
      </w:rPr>
    </w:lvl>
    <w:lvl w:ilvl="6" w:tplc="E4CE7036">
      <w:start w:val="1"/>
      <w:numFmt w:val="bullet"/>
      <w:lvlText w:val=""/>
      <w:lvlJc w:val="left"/>
      <w:pPr>
        <w:tabs>
          <w:tab w:val="num" w:pos="4680"/>
        </w:tabs>
        <w:ind w:left="4680" w:hanging="360"/>
      </w:pPr>
      <w:rPr>
        <w:rFonts w:ascii="Symbol" w:hAnsi="Symbol"/>
      </w:rPr>
    </w:lvl>
    <w:lvl w:ilvl="7" w:tplc="2B6E7592">
      <w:start w:val="1"/>
      <w:numFmt w:val="bullet"/>
      <w:lvlText w:val="o"/>
      <w:lvlJc w:val="left"/>
      <w:pPr>
        <w:tabs>
          <w:tab w:val="num" w:pos="5400"/>
        </w:tabs>
        <w:ind w:left="5400" w:hanging="360"/>
      </w:pPr>
      <w:rPr>
        <w:rFonts w:ascii="Courier New" w:hAnsi="Courier New"/>
      </w:rPr>
    </w:lvl>
    <w:lvl w:ilvl="8" w:tplc="E4504FE6">
      <w:start w:val="1"/>
      <w:numFmt w:val="bullet"/>
      <w:lvlText w:val=""/>
      <w:lvlJc w:val="left"/>
      <w:pPr>
        <w:tabs>
          <w:tab w:val="num" w:pos="6120"/>
        </w:tabs>
        <w:ind w:left="6120" w:hanging="360"/>
      </w:pPr>
      <w:rPr>
        <w:rFonts w:ascii="Wingdings" w:hAnsi="Wingdings"/>
      </w:rPr>
    </w:lvl>
  </w:abstractNum>
  <w:abstractNum w:abstractNumId="3" w15:restartNumberingAfterBreak="0">
    <w:nsid w:val="7E6D61E1"/>
    <w:multiLevelType w:val="hybridMultilevel"/>
    <w:tmpl w:val="7E6D61E1"/>
    <w:lvl w:ilvl="0" w:tplc="767A84DE">
      <w:start w:val="1"/>
      <w:numFmt w:val="bullet"/>
      <w:lvlText w:val=""/>
      <w:lvlJc w:val="left"/>
      <w:pPr>
        <w:tabs>
          <w:tab w:val="num" w:pos="360"/>
        </w:tabs>
        <w:ind w:left="360" w:hanging="360"/>
      </w:pPr>
      <w:rPr>
        <w:rFonts w:ascii="Symbol" w:hAnsi="Symbol"/>
      </w:rPr>
    </w:lvl>
    <w:lvl w:ilvl="1" w:tplc="E2F8E542">
      <w:start w:val="1"/>
      <w:numFmt w:val="bullet"/>
      <w:lvlText w:val="o"/>
      <w:lvlJc w:val="left"/>
      <w:pPr>
        <w:tabs>
          <w:tab w:val="num" w:pos="1080"/>
        </w:tabs>
        <w:ind w:left="1080" w:hanging="360"/>
      </w:pPr>
      <w:rPr>
        <w:rFonts w:ascii="Courier New" w:hAnsi="Courier New"/>
      </w:rPr>
    </w:lvl>
    <w:lvl w:ilvl="2" w:tplc="AEA8E2AA">
      <w:start w:val="1"/>
      <w:numFmt w:val="bullet"/>
      <w:lvlText w:val=""/>
      <w:lvlJc w:val="left"/>
      <w:pPr>
        <w:tabs>
          <w:tab w:val="num" w:pos="1800"/>
        </w:tabs>
        <w:ind w:left="1800" w:hanging="360"/>
      </w:pPr>
      <w:rPr>
        <w:rFonts w:ascii="Wingdings" w:hAnsi="Wingdings"/>
      </w:rPr>
    </w:lvl>
    <w:lvl w:ilvl="3" w:tplc="10A4E2C2">
      <w:start w:val="1"/>
      <w:numFmt w:val="bullet"/>
      <w:lvlText w:val=""/>
      <w:lvlJc w:val="left"/>
      <w:pPr>
        <w:tabs>
          <w:tab w:val="num" w:pos="2520"/>
        </w:tabs>
        <w:ind w:left="2520" w:hanging="360"/>
      </w:pPr>
      <w:rPr>
        <w:rFonts w:ascii="Symbol" w:hAnsi="Symbol"/>
      </w:rPr>
    </w:lvl>
    <w:lvl w:ilvl="4" w:tplc="B5308BD4">
      <w:start w:val="1"/>
      <w:numFmt w:val="bullet"/>
      <w:lvlText w:val="o"/>
      <w:lvlJc w:val="left"/>
      <w:pPr>
        <w:tabs>
          <w:tab w:val="num" w:pos="3240"/>
        </w:tabs>
        <w:ind w:left="3240" w:hanging="360"/>
      </w:pPr>
      <w:rPr>
        <w:rFonts w:ascii="Courier New" w:hAnsi="Courier New"/>
      </w:rPr>
    </w:lvl>
    <w:lvl w:ilvl="5" w:tplc="B9D00A28">
      <w:start w:val="1"/>
      <w:numFmt w:val="bullet"/>
      <w:lvlText w:val=""/>
      <w:lvlJc w:val="left"/>
      <w:pPr>
        <w:tabs>
          <w:tab w:val="num" w:pos="3960"/>
        </w:tabs>
        <w:ind w:left="3960" w:hanging="360"/>
      </w:pPr>
      <w:rPr>
        <w:rFonts w:ascii="Wingdings" w:hAnsi="Wingdings"/>
      </w:rPr>
    </w:lvl>
    <w:lvl w:ilvl="6" w:tplc="04A81F26">
      <w:start w:val="1"/>
      <w:numFmt w:val="bullet"/>
      <w:lvlText w:val=""/>
      <w:lvlJc w:val="left"/>
      <w:pPr>
        <w:tabs>
          <w:tab w:val="num" w:pos="4680"/>
        </w:tabs>
        <w:ind w:left="4680" w:hanging="360"/>
      </w:pPr>
      <w:rPr>
        <w:rFonts w:ascii="Symbol" w:hAnsi="Symbol"/>
      </w:rPr>
    </w:lvl>
    <w:lvl w:ilvl="7" w:tplc="53846FCE">
      <w:start w:val="1"/>
      <w:numFmt w:val="bullet"/>
      <w:lvlText w:val="o"/>
      <w:lvlJc w:val="left"/>
      <w:pPr>
        <w:tabs>
          <w:tab w:val="num" w:pos="5400"/>
        </w:tabs>
        <w:ind w:left="5400" w:hanging="360"/>
      </w:pPr>
      <w:rPr>
        <w:rFonts w:ascii="Courier New" w:hAnsi="Courier New"/>
      </w:rPr>
    </w:lvl>
    <w:lvl w:ilvl="8" w:tplc="D50E335E">
      <w:start w:val="1"/>
      <w:numFmt w:val="bullet"/>
      <w:lvlText w:val=""/>
      <w:lvlJc w:val="left"/>
      <w:pPr>
        <w:tabs>
          <w:tab w:val="num" w:pos="6120"/>
        </w:tabs>
        <w:ind w:left="6120" w:hanging="360"/>
      </w:pPr>
      <w:rPr>
        <w:rFonts w:ascii="Wingdings" w:hAnsi="Wingdings"/>
      </w:rPr>
    </w:lvl>
  </w:abstractNum>
  <w:abstractNum w:abstractNumId="4" w15:restartNumberingAfterBreak="0">
    <w:nsid w:val="7E6D61E2"/>
    <w:multiLevelType w:val="hybridMultilevel"/>
    <w:tmpl w:val="7E6D61E2"/>
    <w:lvl w:ilvl="0" w:tplc="407EA080">
      <w:start w:val="1"/>
      <w:numFmt w:val="bullet"/>
      <w:lvlText w:val=""/>
      <w:lvlJc w:val="left"/>
      <w:pPr>
        <w:tabs>
          <w:tab w:val="num" w:pos="360"/>
        </w:tabs>
        <w:ind w:left="360" w:hanging="360"/>
      </w:pPr>
      <w:rPr>
        <w:rFonts w:ascii="Symbol" w:hAnsi="Symbol"/>
      </w:rPr>
    </w:lvl>
    <w:lvl w:ilvl="1" w:tplc="F3BAC6F6">
      <w:start w:val="1"/>
      <w:numFmt w:val="bullet"/>
      <w:lvlText w:val="o"/>
      <w:lvlJc w:val="left"/>
      <w:pPr>
        <w:tabs>
          <w:tab w:val="num" w:pos="1080"/>
        </w:tabs>
        <w:ind w:left="1080" w:hanging="360"/>
      </w:pPr>
      <w:rPr>
        <w:rFonts w:ascii="Courier New" w:hAnsi="Courier New"/>
      </w:rPr>
    </w:lvl>
    <w:lvl w:ilvl="2" w:tplc="479EE788">
      <w:start w:val="1"/>
      <w:numFmt w:val="bullet"/>
      <w:lvlText w:val=""/>
      <w:lvlJc w:val="left"/>
      <w:pPr>
        <w:tabs>
          <w:tab w:val="num" w:pos="1800"/>
        </w:tabs>
        <w:ind w:left="1800" w:hanging="360"/>
      </w:pPr>
      <w:rPr>
        <w:rFonts w:ascii="Wingdings" w:hAnsi="Wingdings"/>
      </w:rPr>
    </w:lvl>
    <w:lvl w:ilvl="3" w:tplc="FE9EAA62">
      <w:start w:val="1"/>
      <w:numFmt w:val="bullet"/>
      <w:lvlText w:val=""/>
      <w:lvlJc w:val="left"/>
      <w:pPr>
        <w:tabs>
          <w:tab w:val="num" w:pos="2520"/>
        </w:tabs>
        <w:ind w:left="2520" w:hanging="360"/>
      </w:pPr>
      <w:rPr>
        <w:rFonts w:ascii="Symbol" w:hAnsi="Symbol"/>
      </w:rPr>
    </w:lvl>
    <w:lvl w:ilvl="4" w:tplc="0B9A8BE0">
      <w:start w:val="1"/>
      <w:numFmt w:val="bullet"/>
      <w:lvlText w:val="o"/>
      <w:lvlJc w:val="left"/>
      <w:pPr>
        <w:tabs>
          <w:tab w:val="num" w:pos="3240"/>
        </w:tabs>
        <w:ind w:left="3240" w:hanging="360"/>
      </w:pPr>
      <w:rPr>
        <w:rFonts w:ascii="Courier New" w:hAnsi="Courier New"/>
      </w:rPr>
    </w:lvl>
    <w:lvl w:ilvl="5" w:tplc="713C8306">
      <w:start w:val="1"/>
      <w:numFmt w:val="bullet"/>
      <w:lvlText w:val=""/>
      <w:lvlJc w:val="left"/>
      <w:pPr>
        <w:tabs>
          <w:tab w:val="num" w:pos="3960"/>
        </w:tabs>
        <w:ind w:left="3960" w:hanging="360"/>
      </w:pPr>
      <w:rPr>
        <w:rFonts w:ascii="Wingdings" w:hAnsi="Wingdings"/>
      </w:rPr>
    </w:lvl>
    <w:lvl w:ilvl="6" w:tplc="13669FCA">
      <w:start w:val="1"/>
      <w:numFmt w:val="bullet"/>
      <w:lvlText w:val=""/>
      <w:lvlJc w:val="left"/>
      <w:pPr>
        <w:tabs>
          <w:tab w:val="num" w:pos="4680"/>
        </w:tabs>
        <w:ind w:left="4680" w:hanging="360"/>
      </w:pPr>
      <w:rPr>
        <w:rFonts w:ascii="Symbol" w:hAnsi="Symbol"/>
      </w:rPr>
    </w:lvl>
    <w:lvl w:ilvl="7" w:tplc="700A9BDC">
      <w:start w:val="1"/>
      <w:numFmt w:val="bullet"/>
      <w:lvlText w:val="o"/>
      <w:lvlJc w:val="left"/>
      <w:pPr>
        <w:tabs>
          <w:tab w:val="num" w:pos="5400"/>
        </w:tabs>
        <w:ind w:left="5400" w:hanging="360"/>
      </w:pPr>
      <w:rPr>
        <w:rFonts w:ascii="Courier New" w:hAnsi="Courier New"/>
      </w:rPr>
    </w:lvl>
    <w:lvl w:ilvl="8" w:tplc="E8F4643A">
      <w:start w:val="1"/>
      <w:numFmt w:val="bullet"/>
      <w:lvlText w:val=""/>
      <w:lvlJc w:val="left"/>
      <w:pPr>
        <w:tabs>
          <w:tab w:val="num" w:pos="6120"/>
        </w:tabs>
        <w:ind w:left="6120" w:hanging="360"/>
      </w:pPr>
      <w:rPr>
        <w:rFonts w:ascii="Wingdings" w:hAnsi="Wingdings"/>
      </w:rPr>
    </w:lvl>
  </w:abstractNum>
  <w:abstractNum w:abstractNumId="5" w15:restartNumberingAfterBreak="0">
    <w:nsid w:val="7E6D61E3"/>
    <w:multiLevelType w:val="hybridMultilevel"/>
    <w:tmpl w:val="7E6D61E3"/>
    <w:lvl w:ilvl="0" w:tplc="954E6432">
      <w:start w:val="1"/>
      <w:numFmt w:val="bullet"/>
      <w:lvlText w:val=""/>
      <w:lvlJc w:val="left"/>
      <w:pPr>
        <w:tabs>
          <w:tab w:val="num" w:pos="360"/>
        </w:tabs>
        <w:ind w:left="360" w:hanging="360"/>
      </w:pPr>
      <w:rPr>
        <w:rFonts w:ascii="Symbol" w:hAnsi="Symbol"/>
      </w:rPr>
    </w:lvl>
    <w:lvl w:ilvl="1" w:tplc="4768AFD0">
      <w:start w:val="1"/>
      <w:numFmt w:val="bullet"/>
      <w:lvlText w:val="o"/>
      <w:lvlJc w:val="left"/>
      <w:pPr>
        <w:tabs>
          <w:tab w:val="num" w:pos="1080"/>
        </w:tabs>
        <w:ind w:left="1080" w:hanging="360"/>
      </w:pPr>
      <w:rPr>
        <w:rFonts w:ascii="Courier New" w:hAnsi="Courier New"/>
      </w:rPr>
    </w:lvl>
    <w:lvl w:ilvl="2" w:tplc="6C2C4F00">
      <w:start w:val="1"/>
      <w:numFmt w:val="bullet"/>
      <w:lvlText w:val=""/>
      <w:lvlJc w:val="left"/>
      <w:pPr>
        <w:tabs>
          <w:tab w:val="num" w:pos="1800"/>
        </w:tabs>
        <w:ind w:left="1800" w:hanging="360"/>
      </w:pPr>
      <w:rPr>
        <w:rFonts w:ascii="Wingdings" w:hAnsi="Wingdings"/>
      </w:rPr>
    </w:lvl>
    <w:lvl w:ilvl="3" w:tplc="49EEA350">
      <w:start w:val="1"/>
      <w:numFmt w:val="bullet"/>
      <w:lvlText w:val=""/>
      <w:lvlJc w:val="left"/>
      <w:pPr>
        <w:tabs>
          <w:tab w:val="num" w:pos="2520"/>
        </w:tabs>
        <w:ind w:left="2520" w:hanging="360"/>
      </w:pPr>
      <w:rPr>
        <w:rFonts w:ascii="Symbol" w:hAnsi="Symbol"/>
      </w:rPr>
    </w:lvl>
    <w:lvl w:ilvl="4" w:tplc="A2C27E76">
      <w:start w:val="1"/>
      <w:numFmt w:val="bullet"/>
      <w:lvlText w:val="o"/>
      <w:lvlJc w:val="left"/>
      <w:pPr>
        <w:tabs>
          <w:tab w:val="num" w:pos="3240"/>
        </w:tabs>
        <w:ind w:left="3240" w:hanging="360"/>
      </w:pPr>
      <w:rPr>
        <w:rFonts w:ascii="Courier New" w:hAnsi="Courier New"/>
      </w:rPr>
    </w:lvl>
    <w:lvl w:ilvl="5" w:tplc="DF94A9DE">
      <w:start w:val="1"/>
      <w:numFmt w:val="bullet"/>
      <w:lvlText w:val=""/>
      <w:lvlJc w:val="left"/>
      <w:pPr>
        <w:tabs>
          <w:tab w:val="num" w:pos="3960"/>
        </w:tabs>
        <w:ind w:left="3960" w:hanging="360"/>
      </w:pPr>
      <w:rPr>
        <w:rFonts w:ascii="Wingdings" w:hAnsi="Wingdings"/>
      </w:rPr>
    </w:lvl>
    <w:lvl w:ilvl="6" w:tplc="3FE23F50">
      <w:start w:val="1"/>
      <w:numFmt w:val="bullet"/>
      <w:lvlText w:val=""/>
      <w:lvlJc w:val="left"/>
      <w:pPr>
        <w:tabs>
          <w:tab w:val="num" w:pos="4680"/>
        </w:tabs>
        <w:ind w:left="4680" w:hanging="360"/>
      </w:pPr>
      <w:rPr>
        <w:rFonts w:ascii="Symbol" w:hAnsi="Symbol"/>
      </w:rPr>
    </w:lvl>
    <w:lvl w:ilvl="7" w:tplc="6BF4E892">
      <w:start w:val="1"/>
      <w:numFmt w:val="bullet"/>
      <w:lvlText w:val="o"/>
      <w:lvlJc w:val="left"/>
      <w:pPr>
        <w:tabs>
          <w:tab w:val="num" w:pos="5400"/>
        </w:tabs>
        <w:ind w:left="5400" w:hanging="360"/>
      </w:pPr>
      <w:rPr>
        <w:rFonts w:ascii="Courier New" w:hAnsi="Courier New"/>
      </w:rPr>
    </w:lvl>
    <w:lvl w:ilvl="8" w:tplc="BB92659E">
      <w:start w:val="1"/>
      <w:numFmt w:val="bullet"/>
      <w:lvlText w:val=""/>
      <w:lvlJc w:val="left"/>
      <w:pPr>
        <w:tabs>
          <w:tab w:val="num" w:pos="6120"/>
        </w:tabs>
        <w:ind w:left="6120" w:hanging="360"/>
      </w:pPr>
      <w:rPr>
        <w:rFonts w:ascii="Wingdings" w:hAnsi="Wingdings"/>
      </w:rPr>
    </w:lvl>
  </w:abstractNum>
  <w:abstractNum w:abstractNumId="6" w15:restartNumberingAfterBreak="0">
    <w:nsid w:val="7E6D61E4"/>
    <w:multiLevelType w:val="hybridMultilevel"/>
    <w:tmpl w:val="7E6D61E4"/>
    <w:lvl w:ilvl="0" w:tplc="26A05520">
      <w:start w:val="1"/>
      <w:numFmt w:val="bullet"/>
      <w:lvlText w:val=""/>
      <w:lvlJc w:val="left"/>
      <w:pPr>
        <w:tabs>
          <w:tab w:val="num" w:pos="360"/>
        </w:tabs>
        <w:ind w:left="360" w:hanging="360"/>
      </w:pPr>
      <w:rPr>
        <w:rFonts w:ascii="Symbol" w:hAnsi="Symbol"/>
      </w:rPr>
    </w:lvl>
    <w:lvl w:ilvl="1" w:tplc="05CCE250">
      <w:start w:val="1"/>
      <w:numFmt w:val="bullet"/>
      <w:lvlText w:val="o"/>
      <w:lvlJc w:val="left"/>
      <w:pPr>
        <w:tabs>
          <w:tab w:val="num" w:pos="1080"/>
        </w:tabs>
        <w:ind w:left="1080" w:hanging="360"/>
      </w:pPr>
      <w:rPr>
        <w:rFonts w:ascii="Courier New" w:hAnsi="Courier New"/>
      </w:rPr>
    </w:lvl>
    <w:lvl w:ilvl="2" w:tplc="BE58BCE4">
      <w:start w:val="1"/>
      <w:numFmt w:val="bullet"/>
      <w:lvlText w:val=""/>
      <w:lvlJc w:val="left"/>
      <w:pPr>
        <w:tabs>
          <w:tab w:val="num" w:pos="1800"/>
        </w:tabs>
        <w:ind w:left="1800" w:hanging="360"/>
      </w:pPr>
      <w:rPr>
        <w:rFonts w:ascii="Wingdings" w:hAnsi="Wingdings"/>
      </w:rPr>
    </w:lvl>
    <w:lvl w:ilvl="3" w:tplc="2AC66608">
      <w:start w:val="1"/>
      <w:numFmt w:val="bullet"/>
      <w:lvlText w:val=""/>
      <w:lvlJc w:val="left"/>
      <w:pPr>
        <w:tabs>
          <w:tab w:val="num" w:pos="2520"/>
        </w:tabs>
        <w:ind w:left="2520" w:hanging="360"/>
      </w:pPr>
      <w:rPr>
        <w:rFonts w:ascii="Symbol" w:hAnsi="Symbol"/>
      </w:rPr>
    </w:lvl>
    <w:lvl w:ilvl="4" w:tplc="BDA02AFE">
      <w:start w:val="1"/>
      <w:numFmt w:val="bullet"/>
      <w:lvlText w:val="o"/>
      <w:lvlJc w:val="left"/>
      <w:pPr>
        <w:tabs>
          <w:tab w:val="num" w:pos="3240"/>
        </w:tabs>
        <w:ind w:left="3240" w:hanging="360"/>
      </w:pPr>
      <w:rPr>
        <w:rFonts w:ascii="Courier New" w:hAnsi="Courier New"/>
      </w:rPr>
    </w:lvl>
    <w:lvl w:ilvl="5" w:tplc="A548269E">
      <w:start w:val="1"/>
      <w:numFmt w:val="bullet"/>
      <w:lvlText w:val=""/>
      <w:lvlJc w:val="left"/>
      <w:pPr>
        <w:tabs>
          <w:tab w:val="num" w:pos="3960"/>
        </w:tabs>
        <w:ind w:left="3960" w:hanging="360"/>
      </w:pPr>
      <w:rPr>
        <w:rFonts w:ascii="Wingdings" w:hAnsi="Wingdings"/>
      </w:rPr>
    </w:lvl>
    <w:lvl w:ilvl="6" w:tplc="F312966A">
      <w:start w:val="1"/>
      <w:numFmt w:val="bullet"/>
      <w:lvlText w:val=""/>
      <w:lvlJc w:val="left"/>
      <w:pPr>
        <w:tabs>
          <w:tab w:val="num" w:pos="4680"/>
        </w:tabs>
        <w:ind w:left="4680" w:hanging="360"/>
      </w:pPr>
      <w:rPr>
        <w:rFonts w:ascii="Symbol" w:hAnsi="Symbol"/>
      </w:rPr>
    </w:lvl>
    <w:lvl w:ilvl="7" w:tplc="01CC3720">
      <w:start w:val="1"/>
      <w:numFmt w:val="bullet"/>
      <w:lvlText w:val="o"/>
      <w:lvlJc w:val="left"/>
      <w:pPr>
        <w:tabs>
          <w:tab w:val="num" w:pos="5400"/>
        </w:tabs>
        <w:ind w:left="5400" w:hanging="360"/>
      </w:pPr>
      <w:rPr>
        <w:rFonts w:ascii="Courier New" w:hAnsi="Courier New"/>
      </w:rPr>
    </w:lvl>
    <w:lvl w:ilvl="8" w:tplc="273C8AF4">
      <w:start w:val="1"/>
      <w:numFmt w:val="bullet"/>
      <w:lvlText w:val=""/>
      <w:lvlJc w:val="left"/>
      <w:pPr>
        <w:tabs>
          <w:tab w:val="num" w:pos="6120"/>
        </w:tabs>
        <w:ind w:left="6120" w:hanging="360"/>
      </w:pPr>
      <w:rPr>
        <w:rFonts w:ascii="Wingdings" w:hAnsi="Wingdings"/>
      </w:rPr>
    </w:lvl>
  </w:abstractNum>
  <w:abstractNum w:abstractNumId="7" w15:restartNumberingAfterBreak="0">
    <w:nsid w:val="7E6D61E5"/>
    <w:multiLevelType w:val="hybridMultilevel"/>
    <w:tmpl w:val="7E6D61E5"/>
    <w:lvl w:ilvl="0" w:tplc="FD44D290">
      <w:start w:val="1"/>
      <w:numFmt w:val="bullet"/>
      <w:lvlText w:val=""/>
      <w:lvlJc w:val="left"/>
      <w:pPr>
        <w:tabs>
          <w:tab w:val="num" w:pos="360"/>
        </w:tabs>
        <w:ind w:left="360" w:hanging="360"/>
      </w:pPr>
      <w:rPr>
        <w:rFonts w:ascii="Symbol" w:hAnsi="Symbol"/>
      </w:rPr>
    </w:lvl>
    <w:lvl w:ilvl="1" w:tplc="53B0D676">
      <w:start w:val="1"/>
      <w:numFmt w:val="bullet"/>
      <w:lvlText w:val="o"/>
      <w:lvlJc w:val="left"/>
      <w:pPr>
        <w:tabs>
          <w:tab w:val="num" w:pos="1080"/>
        </w:tabs>
        <w:ind w:left="1080" w:hanging="360"/>
      </w:pPr>
      <w:rPr>
        <w:rFonts w:ascii="Courier New" w:hAnsi="Courier New"/>
      </w:rPr>
    </w:lvl>
    <w:lvl w:ilvl="2" w:tplc="FF645D36">
      <w:start w:val="1"/>
      <w:numFmt w:val="bullet"/>
      <w:lvlText w:val=""/>
      <w:lvlJc w:val="left"/>
      <w:pPr>
        <w:tabs>
          <w:tab w:val="num" w:pos="1800"/>
        </w:tabs>
        <w:ind w:left="1800" w:hanging="360"/>
      </w:pPr>
      <w:rPr>
        <w:rFonts w:ascii="Wingdings" w:hAnsi="Wingdings"/>
      </w:rPr>
    </w:lvl>
    <w:lvl w:ilvl="3" w:tplc="52DE7B54">
      <w:start w:val="1"/>
      <w:numFmt w:val="bullet"/>
      <w:lvlText w:val=""/>
      <w:lvlJc w:val="left"/>
      <w:pPr>
        <w:tabs>
          <w:tab w:val="num" w:pos="2520"/>
        </w:tabs>
        <w:ind w:left="2520" w:hanging="360"/>
      </w:pPr>
      <w:rPr>
        <w:rFonts w:ascii="Symbol" w:hAnsi="Symbol"/>
      </w:rPr>
    </w:lvl>
    <w:lvl w:ilvl="4" w:tplc="B118671E">
      <w:start w:val="1"/>
      <w:numFmt w:val="bullet"/>
      <w:lvlText w:val="o"/>
      <w:lvlJc w:val="left"/>
      <w:pPr>
        <w:tabs>
          <w:tab w:val="num" w:pos="3240"/>
        </w:tabs>
        <w:ind w:left="3240" w:hanging="360"/>
      </w:pPr>
      <w:rPr>
        <w:rFonts w:ascii="Courier New" w:hAnsi="Courier New"/>
      </w:rPr>
    </w:lvl>
    <w:lvl w:ilvl="5" w:tplc="6B423E46">
      <w:start w:val="1"/>
      <w:numFmt w:val="bullet"/>
      <w:lvlText w:val=""/>
      <w:lvlJc w:val="left"/>
      <w:pPr>
        <w:tabs>
          <w:tab w:val="num" w:pos="3960"/>
        </w:tabs>
        <w:ind w:left="3960" w:hanging="360"/>
      </w:pPr>
      <w:rPr>
        <w:rFonts w:ascii="Wingdings" w:hAnsi="Wingdings"/>
      </w:rPr>
    </w:lvl>
    <w:lvl w:ilvl="6" w:tplc="76645B7A">
      <w:start w:val="1"/>
      <w:numFmt w:val="bullet"/>
      <w:lvlText w:val=""/>
      <w:lvlJc w:val="left"/>
      <w:pPr>
        <w:tabs>
          <w:tab w:val="num" w:pos="4680"/>
        </w:tabs>
        <w:ind w:left="4680" w:hanging="360"/>
      </w:pPr>
      <w:rPr>
        <w:rFonts w:ascii="Symbol" w:hAnsi="Symbol"/>
      </w:rPr>
    </w:lvl>
    <w:lvl w:ilvl="7" w:tplc="ADB81CB6">
      <w:start w:val="1"/>
      <w:numFmt w:val="bullet"/>
      <w:lvlText w:val="o"/>
      <w:lvlJc w:val="left"/>
      <w:pPr>
        <w:tabs>
          <w:tab w:val="num" w:pos="5400"/>
        </w:tabs>
        <w:ind w:left="5400" w:hanging="360"/>
      </w:pPr>
      <w:rPr>
        <w:rFonts w:ascii="Courier New" w:hAnsi="Courier New"/>
      </w:rPr>
    </w:lvl>
    <w:lvl w:ilvl="8" w:tplc="C20838AE">
      <w:start w:val="1"/>
      <w:numFmt w:val="bullet"/>
      <w:lvlText w:val=""/>
      <w:lvlJc w:val="left"/>
      <w:pPr>
        <w:tabs>
          <w:tab w:val="num" w:pos="6120"/>
        </w:tabs>
        <w:ind w:left="6120" w:hanging="360"/>
      </w:pPr>
      <w:rPr>
        <w:rFonts w:ascii="Wingdings" w:hAnsi="Wingdings"/>
      </w:rPr>
    </w:lvl>
  </w:abstractNum>
  <w:abstractNum w:abstractNumId="8" w15:restartNumberingAfterBreak="0">
    <w:nsid w:val="7E6D61E6"/>
    <w:multiLevelType w:val="hybridMultilevel"/>
    <w:tmpl w:val="7E6D61E6"/>
    <w:lvl w:ilvl="0" w:tplc="B75E0E06">
      <w:start w:val="1"/>
      <w:numFmt w:val="bullet"/>
      <w:lvlText w:val=""/>
      <w:lvlPicBulletId w:val="0"/>
      <w:lvlJc w:val="left"/>
      <w:pPr>
        <w:tabs>
          <w:tab w:val="num" w:pos="720"/>
        </w:tabs>
        <w:ind w:left="720" w:hanging="360"/>
      </w:pPr>
      <w:rPr>
        <w:rFonts w:ascii="Wingdings" w:hAnsi="Wingdings"/>
      </w:rPr>
    </w:lvl>
    <w:lvl w:ilvl="1" w:tplc="5DEA33C2">
      <w:start w:val="1"/>
      <w:numFmt w:val="bullet"/>
      <w:lvlText w:val=""/>
      <w:lvlPicBulletId w:val="0"/>
      <w:lvlJc w:val="left"/>
      <w:pPr>
        <w:tabs>
          <w:tab w:val="num" w:pos="1440"/>
        </w:tabs>
        <w:ind w:left="1440" w:hanging="360"/>
      </w:pPr>
      <w:rPr>
        <w:rFonts w:ascii="Courier New" w:hAnsi="Courier New"/>
      </w:rPr>
    </w:lvl>
    <w:lvl w:ilvl="2" w:tplc="12DCF224">
      <w:start w:val="1"/>
      <w:numFmt w:val="bullet"/>
      <w:lvlText w:val=""/>
      <w:lvlPicBulletId w:val="0"/>
      <w:lvlJc w:val="left"/>
      <w:pPr>
        <w:tabs>
          <w:tab w:val="num" w:pos="2160"/>
        </w:tabs>
        <w:ind w:left="2160" w:hanging="360"/>
      </w:pPr>
      <w:rPr>
        <w:rFonts w:ascii="Wingdings" w:hAnsi="Wingdings"/>
      </w:rPr>
    </w:lvl>
    <w:lvl w:ilvl="3" w:tplc="FAD68628">
      <w:start w:val="1"/>
      <w:numFmt w:val="bullet"/>
      <w:lvlText w:val=""/>
      <w:lvlPicBulletId w:val="0"/>
      <w:lvlJc w:val="left"/>
      <w:pPr>
        <w:tabs>
          <w:tab w:val="num" w:pos="2880"/>
        </w:tabs>
        <w:ind w:left="2880" w:hanging="360"/>
      </w:pPr>
      <w:rPr>
        <w:rFonts w:ascii="Symbol" w:hAnsi="Symbol"/>
      </w:rPr>
    </w:lvl>
    <w:lvl w:ilvl="4" w:tplc="2A86B6BA">
      <w:start w:val="1"/>
      <w:numFmt w:val="bullet"/>
      <w:lvlText w:val=""/>
      <w:lvlPicBulletId w:val="0"/>
      <w:lvlJc w:val="left"/>
      <w:pPr>
        <w:tabs>
          <w:tab w:val="num" w:pos="3600"/>
        </w:tabs>
        <w:ind w:left="3600" w:hanging="360"/>
      </w:pPr>
      <w:rPr>
        <w:rFonts w:ascii="Courier New" w:hAnsi="Courier New"/>
      </w:rPr>
    </w:lvl>
    <w:lvl w:ilvl="5" w:tplc="983007B4">
      <w:start w:val="1"/>
      <w:numFmt w:val="bullet"/>
      <w:lvlText w:val=""/>
      <w:lvlPicBulletId w:val="0"/>
      <w:lvlJc w:val="left"/>
      <w:pPr>
        <w:tabs>
          <w:tab w:val="num" w:pos="4320"/>
        </w:tabs>
        <w:ind w:left="4320" w:hanging="360"/>
      </w:pPr>
      <w:rPr>
        <w:rFonts w:ascii="Wingdings" w:hAnsi="Wingdings"/>
      </w:rPr>
    </w:lvl>
    <w:lvl w:ilvl="6" w:tplc="E9947AA2">
      <w:start w:val="1"/>
      <w:numFmt w:val="bullet"/>
      <w:lvlText w:val=""/>
      <w:lvlPicBulletId w:val="0"/>
      <w:lvlJc w:val="left"/>
      <w:pPr>
        <w:tabs>
          <w:tab w:val="num" w:pos="5040"/>
        </w:tabs>
        <w:ind w:left="5040" w:hanging="360"/>
      </w:pPr>
      <w:rPr>
        <w:rFonts w:ascii="Symbol" w:hAnsi="Symbol"/>
      </w:rPr>
    </w:lvl>
    <w:lvl w:ilvl="7" w:tplc="2D4C396C">
      <w:start w:val="1"/>
      <w:numFmt w:val="bullet"/>
      <w:lvlText w:val=""/>
      <w:lvlPicBulletId w:val="0"/>
      <w:lvlJc w:val="left"/>
      <w:pPr>
        <w:tabs>
          <w:tab w:val="num" w:pos="5760"/>
        </w:tabs>
        <w:ind w:left="5760" w:hanging="360"/>
      </w:pPr>
      <w:rPr>
        <w:rFonts w:ascii="Courier New" w:hAnsi="Courier New"/>
      </w:rPr>
    </w:lvl>
    <w:lvl w:ilvl="8" w:tplc="393AED6E">
      <w:start w:val="1"/>
      <w:numFmt w:val="bullet"/>
      <w:lvlText w:val=""/>
      <w:lvlPicBulletId w:val="0"/>
      <w:lvlJc w:val="left"/>
      <w:pPr>
        <w:tabs>
          <w:tab w:val="num" w:pos="6480"/>
        </w:tabs>
        <w:ind w:left="6480" w:hanging="360"/>
      </w:pPr>
      <w:rPr>
        <w:rFonts w:ascii="Wingdings" w:hAnsi="Wingdings"/>
      </w:rPr>
    </w:lvl>
  </w:abstractNum>
  <w:abstractNum w:abstractNumId="9" w15:restartNumberingAfterBreak="0">
    <w:nsid w:val="7E6D61E7"/>
    <w:multiLevelType w:val="hybridMultilevel"/>
    <w:tmpl w:val="7E6D61E7"/>
    <w:lvl w:ilvl="0" w:tplc="0D54AE3E">
      <w:start w:val="1"/>
      <w:numFmt w:val="bullet"/>
      <w:lvlText w:val=""/>
      <w:lvlJc w:val="left"/>
      <w:pPr>
        <w:tabs>
          <w:tab w:val="num" w:pos="360"/>
        </w:tabs>
        <w:ind w:left="360" w:hanging="360"/>
      </w:pPr>
      <w:rPr>
        <w:rFonts w:ascii="Symbol" w:hAnsi="Symbol"/>
      </w:rPr>
    </w:lvl>
    <w:lvl w:ilvl="1" w:tplc="2B0273D8">
      <w:start w:val="1"/>
      <w:numFmt w:val="bullet"/>
      <w:lvlText w:val="o"/>
      <w:lvlJc w:val="left"/>
      <w:pPr>
        <w:tabs>
          <w:tab w:val="num" w:pos="1080"/>
        </w:tabs>
        <w:ind w:left="1080" w:hanging="360"/>
      </w:pPr>
      <w:rPr>
        <w:rFonts w:ascii="Courier New" w:hAnsi="Courier New"/>
      </w:rPr>
    </w:lvl>
    <w:lvl w:ilvl="2" w:tplc="81343F38">
      <w:start w:val="1"/>
      <w:numFmt w:val="bullet"/>
      <w:lvlText w:val=""/>
      <w:lvlJc w:val="left"/>
      <w:pPr>
        <w:tabs>
          <w:tab w:val="num" w:pos="1800"/>
        </w:tabs>
        <w:ind w:left="1800" w:hanging="360"/>
      </w:pPr>
      <w:rPr>
        <w:rFonts w:ascii="Wingdings" w:hAnsi="Wingdings"/>
      </w:rPr>
    </w:lvl>
    <w:lvl w:ilvl="3" w:tplc="C4E08148">
      <w:start w:val="1"/>
      <w:numFmt w:val="bullet"/>
      <w:lvlText w:val=""/>
      <w:lvlJc w:val="left"/>
      <w:pPr>
        <w:tabs>
          <w:tab w:val="num" w:pos="2520"/>
        </w:tabs>
        <w:ind w:left="2520" w:hanging="360"/>
      </w:pPr>
      <w:rPr>
        <w:rFonts w:ascii="Symbol" w:hAnsi="Symbol"/>
      </w:rPr>
    </w:lvl>
    <w:lvl w:ilvl="4" w:tplc="3984F94A">
      <w:start w:val="1"/>
      <w:numFmt w:val="bullet"/>
      <w:lvlText w:val="o"/>
      <w:lvlJc w:val="left"/>
      <w:pPr>
        <w:tabs>
          <w:tab w:val="num" w:pos="3240"/>
        </w:tabs>
        <w:ind w:left="3240" w:hanging="360"/>
      </w:pPr>
      <w:rPr>
        <w:rFonts w:ascii="Courier New" w:hAnsi="Courier New"/>
      </w:rPr>
    </w:lvl>
    <w:lvl w:ilvl="5" w:tplc="5224ABEA">
      <w:start w:val="1"/>
      <w:numFmt w:val="bullet"/>
      <w:lvlText w:val=""/>
      <w:lvlJc w:val="left"/>
      <w:pPr>
        <w:tabs>
          <w:tab w:val="num" w:pos="3960"/>
        </w:tabs>
        <w:ind w:left="3960" w:hanging="360"/>
      </w:pPr>
      <w:rPr>
        <w:rFonts w:ascii="Wingdings" w:hAnsi="Wingdings"/>
      </w:rPr>
    </w:lvl>
    <w:lvl w:ilvl="6" w:tplc="A5DC6D0C">
      <w:start w:val="1"/>
      <w:numFmt w:val="bullet"/>
      <w:lvlText w:val=""/>
      <w:lvlJc w:val="left"/>
      <w:pPr>
        <w:tabs>
          <w:tab w:val="num" w:pos="4680"/>
        </w:tabs>
        <w:ind w:left="4680" w:hanging="360"/>
      </w:pPr>
      <w:rPr>
        <w:rFonts w:ascii="Symbol" w:hAnsi="Symbol"/>
      </w:rPr>
    </w:lvl>
    <w:lvl w:ilvl="7" w:tplc="03DC6B50">
      <w:start w:val="1"/>
      <w:numFmt w:val="bullet"/>
      <w:lvlText w:val="o"/>
      <w:lvlJc w:val="left"/>
      <w:pPr>
        <w:tabs>
          <w:tab w:val="num" w:pos="5400"/>
        </w:tabs>
        <w:ind w:left="5400" w:hanging="360"/>
      </w:pPr>
      <w:rPr>
        <w:rFonts w:ascii="Courier New" w:hAnsi="Courier New"/>
      </w:rPr>
    </w:lvl>
    <w:lvl w:ilvl="8" w:tplc="441C6042">
      <w:start w:val="1"/>
      <w:numFmt w:val="bullet"/>
      <w:lvlText w:val=""/>
      <w:lvlJc w:val="left"/>
      <w:pPr>
        <w:tabs>
          <w:tab w:val="num" w:pos="6120"/>
        </w:tabs>
        <w:ind w:left="6120" w:hanging="360"/>
      </w:pPr>
      <w:rPr>
        <w:rFonts w:ascii="Wingdings" w:hAnsi="Wingdings"/>
      </w:rPr>
    </w:lvl>
  </w:abstractNum>
  <w:abstractNum w:abstractNumId="10" w15:restartNumberingAfterBreak="0">
    <w:nsid w:val="7E6D61E8"/>
    <w:multiLevelType w:val="hybridMultilevel"/>
    <w:tmpl w:val="7E6D61E8"/>
    <w:lvl w:ilvl="0" w:tplc="555632C2">
      <w:start w:val="1"/>
      <w:numFmt w:val="bullet"/>
      <w:lvlText w:val=""/>
      <w:lvlJc w:val="left"/>
      <w:pPr>
        <w:tabs>
          <w:tab w:val="num" w:pos="360"/>
        </w:tabs>
        <w:ind w:left="360" w:hanging="360"/>
      </w:pPr>
      <w:rPr>
        <w:rFonts w:ascii="Symbol" w:hAnsi="Symbol"/>
      </w:rPr>
    </w:lvl>
    <w:lvl w:ilvl="1" w:tplc="B28AE570">
      <w:start w:val="1"/>
      <w:numFmt w:val="bullet"/>
      <w:lvlText w:val="o"/>
      <w:lvlJc w:val="left"/>
      <w:pPr>
        <w:tabs>
          <w:tab w:val="num" w:pos="1080"/>
        </w:tabs>
        <w:ind w:left="1080" w:hanging="360"/>
      </w:pPr>
      <w:rPr>
        <w:rFonts w:ascii="Courier New" w:hAnsi="Courier New"/>
      </w:rPr>
    </w:lvl>
    <w:lvl w:ilvl="2" w:tplc="9D4CD988">
      <w:start w:val="1"/>
      <w:numFmt w:val="bullet"/>
      <w:lvlText w:val=""/>
      <w:lvlJc w:val="left"/>
      <w:pPr>
        <w:tabs>
          <w:tab w:val="num" w:pos="1800"/>
        </w:tabs>
        <w:ind w:left="1800" w:hanging="360"/>
      </w:pPr>
      <w:rPr>
        <w:rFonts w:ascii="Wingdings" w:hAnsi="Wingdings"/>
      </w:rPr>
    </w:lvl>
    <w:lvl w:ilvl="3" w:tplc="D456A122">
      <w:start w:val="1"/>
      <w:numFmt w:val="bullet"/>
      <w:lvlText w:val=""/>
      <w:lvlJc w:val="left"/>
      <w:pPr>
        <w:tabs>
          <w:tab w:val="num" w:pos="2520"/>
        </w:tabs>
        <w:ind w:left="2520" w:hanging="360"/>
      </w:pPr>
      <w:rPr>
        <w:rFonts w:ascii="Symbol" w:hAnsi="Symbol"/>
      </w:rPr>
    </w:lvl>
    <w:lvl w:ilvl="4" w:tplc="4202AD38">
      <w:start w:val="1"/>
      <w:numFmt w:val="bullet"/>
      <w:lvlText w:val="o"/>
      <w:lvlJc w:val="left"/>
      <w:pPr>
        <w:tabs>
          <w:tab w:val="num" w:pos="3240"/>
        </w:tabs>
        <w:ind w:left="3240" w:hanging="360"/>
      </w:pPr>
      <w:rPr>
        <w:rFonts w:ascii="Courier New" w:hAnsi="Courier New"/>
      </w:rPr>
    </w:lvl>
    <w:lvl w:ilvl="5" w:tplc="F3940446">
      <w:start w:val="1"/>
      <w:numFmt w:val="bullet"/>
      <w:lvlText w:val=""/>
      <w:lvlJc w:val="left"/>
      <w:pPr>
        <w:tabs>
          <w:tab w:val="num" w:pos="3960"/>
        </w:tabs>
        <w:ind w:left="3960" w:hanging="360"/>
      </w:pPr>
      <w:rPr>
        <w:rFonts w:ascii="Wingdings" w:hAnsi="Wingdings"/>
      </w:rPr>
    </w:lvl>
    <w:lvl w:ilvl="6" w:tplc="4852D4C6">
      <w:start w:val="1"/>
      <w:numFmt w:val="bullet"/>
      <w:lvlText w:val=""/>
      <w:lvlJc w:val="left"/>
      <w:pPr>
        <w:tabs>
          <w:tab w:val="num" w:pos="4680"/>
        </w:tabs>
        <w:ind w:left="4680" w:hanging="360"/>
      </w:pPr>
      <w:rPr>
        <w:rFonts w:ascii="Symbol" w:hAnsi="Symbol"/>
      </w:rPr>
    </w:lvl>
    <w:lvl w:ilvl="7" w:tplc="3A7AE3A6">
      <w:start w:val="1"/>
      <w:numFmt w:val="bullet"/>
      <w:lvlText w:val="o"/>
      <w:lvlJc w:val="left"/>
      <w:pPr>
        <w:tabs>
          <w:tab w:val="num" w:pos="5400"/>
        </w:tabs>
        <w:ind w:left="5400" w:hanging="360"/>
      </w:pPr>
      <w:rPr>
        <w:rFonts w:ascii="Courier New" w:hAnsi="Courier New"/>
      </w:rPr>
    </w:lvl>
    <w:lvl w:ilvl="8" w:tplc="F39AF3AE">
      <w:start w:val="1"/>
      <w:numFmt w:val="bullet"/>
      <w:lvlText w:val=""/>
      <w:lvlJc w:val="left"/>
      <w:pPr>
        <w:tabs>
          <w:tab w:val="num" w:pos="6120"/>
        </w:tabs>
        <w:ind w:left="6120" w:hanging="360"/>
      </w:pPr>
      <w:rPr>
        <w:rFonts w:ascii="Wingdings" w:hAnsi="Wingdings"/>
      </w:rPr>
    </w:lvl>
  </w:abstractNum>
  <w:abstractNum w:abstractNumId="11" w15:restartNumberingAfterBreak="0">
    <w:nsid w:val="7E6D61E9"/>
    <w:multiLevelType w:val="hybridMultilevel"/>
    <w:tmpl w:val="7E6D61E9"/>
    <w:lvl w:ilvl="0" w:tplc="CBAAB124">
      <w:start w:val="1"/>
      <w:numFmt w:val="bullet"/>
      <w:lvlText w:val=""/>
      <w:lvlJc w:val="left"/>
      <w:pPr>
        <w:tabs>
          <w:tab w:val="num" w:pos="360"/>
        </w:tabs>
        <w:ind w:left="360" w:hanging="360"/>
      </w:pPr>
      <w:rPr>
        <w:rFonts w:ascii="Symbol" w:hAnsi="Symbol"/>
      </w:rPr>
    </w:lvl>
    <w:lvl w:ilvl="1" w:tplc="54B28978">
      <w:start w:val="1"/>
      <w:numFmt w:val="bullet"/>
      <w:lvlText w:val="o"/>
      <w:lvlJc w:val="left"/>
      <w:pPr>
        <w:tabs>
          <w:tab w:val="num" w:pos="1080"/>
        </w:tabs>
        <w:ind w:left="1080" w:hanging="360"/>
      </w:pPr>
      <w:rPr>
        <w:rFonts w:ascii="Courier New" w:hAnsi="Courier New"/>
      </w:rPr>
    </w:lvl>
    <w:lvl w:ilvl="2" w:tplc="6A522972">
      <w:start w:val="1"/>
      <w:numFmt w:val="bullet"/>
      <w:lvlText w:val=""/>
      <w:lvlJc w:val="left"/>
      <w:pPr>
        <w:tabs>
          <w:tab w:val="num" w:pos="1800"/>
        </w:tabs>
        <w:ind w:left="1800" w:hanging="360"/>
      </w:pPr>
      <w:rPr>
        <w:rFonts w:ascii="Wingdings" w:hAnsi="Wingdings"/>
      </w:rPr>
    </w:lvl>
    <w:lvl w:ilvl="3" w:tplc="56489850">
      <w:start w:val="1"/>
      <w:numFmt w:val="bullet"/>
      <w:lvlText w:val=""/>
      <w:lvlJc w:val="left"/>
      <w:pPr>
        <w:tabs>
          <w:tab w:val="num" w:pos="2520"/>
        </w:tabs>
        <w:ind w:left="2520" w:hanging="360"/>
      </w:pPr>
      <w:rPr>
        <w:rFonts w:ascii="Symbol" w:hAnsi="Symbol"/>
      </w:rPr>
    </w:lvl>
    <w:lvl w:ilvl="4" w:tplc="D4B0122C">
      <w:start w:val="1"/>
      <w:numFmt w:val="bullet"/>
      <w:lvlText w:val="o"/>
      <w:lvlJc w:val="left"/>
      <w:pPr>
        <w:tabs>
          <w:tab w:val="num" w:pos="3240"/>
        </w:tabs>
        <w:ind w:left="3240" w:hanging="360"/>
      </w:pPr>
      <w:rPr>
        <w:rFonts w:ascii="Courier New" w:hAnsi="Courier New"/>
      </w:rPr>
    </w:lvl>
    <w:lvl w:ilvl="5" w:tplc="9C7CC92A">
      <w:start w:val="1"/>
      <w:numFmt w:val="bullet"/>
      <w:lvlText w:val=""/>
      <w:lvlJc w:val="left"/>
      <w:pPr>
        <w:tabs>
          <w:tab w:val="num" w:pos="3960"/>
        </w:tabs>
        <w:ind w:left="3960" w:hanging="360"/>
      </w:pPr>
      <w:rPr>
        <w:rFonts w:ascii="Wingdings" w:hAnsi="Wingdings"/>
      </w:rPr>
    </w:lvl>
    <w:lvl w:ilvl="6" w:tplc="F3F8F5B0">
      <w:start w:val="1"/>
      <w:numFmt w:val="bullet"/>
      <w:lvlText w:val=""/>
      <w:lvlJc w:val="left"/>
      <w:pPr>
        <w:tabs>
          <w:tab w:val="num" w:pos="4680"/>
        </w:tabs>
        <w:ind w:left="4680" w:hanging="360"/>
      </w:pPr>
      <w:rPr>
        <w:rFonts w:ascii="Symbol" w:hAnsi="Symbol"/>
      </w:rPr>
    </w:lvl>
    <w:lvl w:ilvl="7" w:tplc="144C1E98">
      <w:start w:val="1"/>
      <w:numFmt w:val="bullet"/>
      <w:lvlText w:val="o"/>
      <w:lvlJc w:val="left"/>
      <w:pPr>
        <w:tabs>
          <w:tab w:val="num" w:pos="5400"/>
        </w:tabs>
        <w:ind w:left="5400" w:hanging="360"/>
      </w:pPr>
      <w:rPr>
        <w:rFonts w:ascii="Courier New" w:hAnsi="Courier New"/>
      </w:rPr>
    </w:lvl>
    <w:lvl w:ilvl="8" w:tplc="F814AD9E">
      <w:start w:val="1"/>
      <w:numFmt w:val="bullet"/>
      <w:lvlText w:val=""/>
      <w:lvlJc w:val="left"/>
      <w:pPr>
        <w:tabs>
          <w:tab w:val="num" w:pos="6120"/>
        </w:tabs>
        <w:ind w:left="6120" w:hanging="360"/>
      </w:pPr>
      <w:rPr>
        <w:rFonts w:ascii="Wingdings" w:hAnsi="Wingdings"/>
      </w:rPr>
    </w:lvl>
  </w:abstractNum>
  <w:abstractNum w:abstractNumId="12" w15:restartNumberingAfterBreak="0">
    <w:nsid w:val="7E6D61EA"/>
    <w:multiLevelType w:val="hybridMultilevel"/>
    <w:tmpl w:val="7E6D61EA"/>
    <w:lvl w:ilvl="0" w:tplc="3620F662">
      <w:start w:val="1"/>
      <w:numFmt w:val="bullet"/>
      <w:lvlText w:val=""/>
      <w:lvlJc w:val="left"/>
      <w:pPr>
        <w:tabs>
          <w:tab w:val="num" w:pos="360"/>
        </w:tabs>
        <w:ind w:left="360" w:hanging="360"/>
      </w:pPr>
      <w:rPr>
        <w:rFonts w:ascii="Symbol" w:hAnsi="Symbol"/>
      </w:rPr>
    </w:lvl>
    <w:lvl w:ilvl="1" w:tplc="97621644">
      <w:start w:val="1"/>
      <w:numFmt w:val="bullet"/>
      <w:lvlText w:val="o"/>
      <w:lvlJc w:val="left"/>
      <w:pPr>
        <w:tabs>
          <w:tab w:val="num" w:pos="1080"/>
        </w:tabs>
        <w:ind w:left="1080" w:hanging="360"/>
      </w:pPr>
      <w:rPr>
        <w:rFonts w:ascii="Courier New" w:hAnsi="Courier New"/>
      </w:rPr>
    </w:lvl>
    <w:lvl w:ilvl="2" w:tplc="A25E698C">
      <w:start w:val="1"/>
      <w:numFmt w:val="bullet"/>
      <w:lvlText w:val=""/>
      <w:lvlJc w:val="left"/>
      <w:pPr>
        <w:tabs>
          <w:tab w:val="num" w:pos="1800"/>
        </w:tabs>
        <w:ind w:left="1800" w:hanging="360"/>
      </w:pPr>
      <w:rPr>
        <w:rFonts w:ascii="Wingdings" w:hAnsi="Wingdings"/>
      </w:rPr>
    </w:lvl>
    <w:lvl w:ilvl="3" w:tplc="865AC490">
      <w:start w:val="1"/>
      <w:numFmt w:val="bullet"/>
      <w:lvlText w:val=""/>
      <w:lvlJc w:val="left"/>
      <w:pPr>
        <w:tabs>
          <w:tab w:val="num" w:pos="2520"/>
        </w:tabs>
        <w:ind w:left="2520" w:hanging="360"/>
      </w:pPr>
      <w:rPr>
        <w:rFonts w:ascii="Symbol" w:hAnsi="Symbol"/>
      </w:rPr>
    </w:lvl>
    <w:lvl w:ilvl="4" w:tplc="7F2E8AFC">
      <w:start w:val="1"/>
      <w:numFmt w:val="bullet"/>
      <w:lvlText w:val="o"/>
      <w:lvlJc w:val="left"/>
      <w:pPr>
        <w:tabs>
          <w:tab w:val="num" w:pos="3240"/>
        </w:tabs>
        <w:ind w:left="3240" w:hanging="360"/>
      </w:pPr>
      <w:rPr>
        <w:rFonts w:ascii="Courier New" w:hAnsi="Courier New"/>
      </w:rPr>
    </w:lvl>
    <w:lvl w:ilvl="5" w:tplc="6076F95E">
      <w:start w:val="1"/>
      <w:numFmt w:val="bullet"/>
      <w:lvlText w:val=""/>
      <w:lvlJc w:val="left"/>
      <w:pPr>
        <w:tabs>
          <w:tab w:val="num" w:pos="3960"/>
        </w:tabs>
        <w:ind w:left="3960" w:hanging="360"/>
      </w:pPr>
      <w:rPr>
        <w:rFonts w:ascii="Wingdings" w:hAnsi="Wingdings"/>
      </w:rPr>
    </w:lvl>
    <w:lvl w:ilvl="6" w:tplc="33BC1296">
      <w:start w:val="1"/>
      <w:numFmt w:val="bullet"/>
      <w:lvlText w:val=""/>
      <w:lvlJc w:val="left"/>
      <w:pPr>
        <w:tabs>
          <w:tab w:val="num" w:pos="4680"/>
        </w:tabs>
        <w:ind w:left="4680" w:hanging="360"/>
      </w:pPr>
      <w:rPr>
        <w:rFonts w:ascii="Symbol" w:hAnsi="Symbol"/>
      </w:rPr>
    </w:lvl>
    <w:lvl w:ilvl="7" w:tplc="539878F2">
      <w:start w:val="1"/>
      <w:numFmt w:val="bullet"/>
      <w:lvlText w:val="o"/>
      <w:lvlJc w:val="left"/>
      <w:pPr>
        <w:tabs>
          <w:tab w:val="num" w:pos="5400"/>
        </w:tabs>
        <w:ind w:left="5400" w:hanging="360"/>
      </w:pPr>
      <w:rPr>
        <w:rFonts w:ascii="Courier New" w:hAnsi="Courier New"/>
      </w:rPr>
    </w:lvl>
    <w:lvl w:ilvl="8" w:tplc="43D0F310">
      <w:start w:val="1"/>
      <w:numFmt w:val="bullet"/>
      <w:lvlText w:val=""/>
      <w:lvlJc w:val="left"/>
      <w:pPr>
        <w:tabs>
          <w:tab w:val="num" w:pos="6120"/>
        </w:tabs>
        <w:ind w:left="6120" w:hanging="360"/>
      </w:pPr>
      <w:rPr>
        <w:rFonts w:ascii="Wingdings" w:hAnsi="Wingdings"/>
      </w:rPr>
    </w:lvl>
  </w:abstractNum>
  <w:abstractNum w:abstractNumId="13" w15:restartNumberingAfterBreak="0">
    <w:nsid w:val="7E6D61EB"/>
    <w:multiLevelType w:val="hybridMultilevel"/>
    <w:tmpl w:val="7E6D61EB"/>
    <w:lvl w:ilvl="0" w:tplc="605C3016">
      <w:start w:val="1"/>
      <w:numFmt w:val="bullet"/>
      <w:lvlText w:val=""/>
      <w:lvlJc w:val="left"/>
      <w:pPr>
        <w:tabs>
          <w:tab w:val="num" w:pos="360"/>
        </w:tabs>
        <w:ind w:left="360" w:hanging="360"/>
      </w:pPr>
      <w:rPr>
        <w:rFonts w:ascii="Symbol" w:hAnsi="Symbol"/>
      </w:rPr>
    </w:lvl>
    <w:lvl w:ilvl="1" w:tplc="41E678FA">
      <w:start w:val="1"/>
      <w:numFmt w:val="bullet"/>
      <w:lvlText w:val="o"/>
      <w:lvlJc w:val="left"/>
      <w:pPr>
        <w:tabs>
          <w:tab w:val="num" w:pos="1080"/>
        </w:tabs>
        <w:ind w:left="1080" w:hanging="360"/>
      </w:pPr>
      <w:rPr>
        <w:rFonts w:ascii="Courier New" w:hAnsi="Courier New"/>
      </w:rPr>
    </w:lvl>
    <w:lvl w:ilvl="2" w:tplc="B09A74AE">
      <w:start w:val="1"/>
      <w:numFmt w:val="bullet"/>
      <w:lvlText w:val=""/>
      <w:lvlJc w:val="left"/>
      <w:pPr>
        <w:tabs>
          <w:tab w:val="num" w:pos="1800"/>
        </w:tabs>
        <w:ind w:left="1800" w:hanging="360"/>
      </w:pPr>
      <w:rPr>
        <w:rFonts w:ascii="Wingdings" w:hAnsi="Wingdings"/>
      </w:rPr>
    </w:lvl>
    <w:lvl w:ilvl="3" w:tplc="959E4692">
      <w:start w:val="1"/>
      <w:numFmt w:val="bullet"/>
      <w:lvlText w:val=""/>
      <w:lvlJc w:val="left"/>
      <w:pPr>
        <w:tabs>
          <w:tab w:val="num" w:pos="2520"/>
        </w:tabs>
        <w:ind w:left="2520" w:hanging="360"/>
      </w:pPr>
      <w:rPr>
        <w:rFonts w:ascii="Symbol" w:hAnsi="Symbol"/>
      </w:rPr>
    </w:lvl>
    <w:lvl w:ilvl="4" w:tplc="D8E2FE3E">
      <w:start w:val="1"/>
      <w:numFmt w:val="bullet"/>
      <w:lvlText w:val="o"/>
      <w:lvlJc w:val="left"/>
      <w:pPr>
        <w:tabs>
          <w:tab w:val="num" w:pos="3240"/>
        </w:tabs>
        <w:ind w:left="3240" w:hanging="360"/>
      </w:pPr>
      <w:rPr>
        <w:rFonts w:ascii="Courier New" w:hAnsi="Courier New"/>
      </w:rPr>
    </w:lvl>
    <w:lvl w:ilvl="5" w:tplc="24E2460E">
      <w:start w:val="1"/>
      <w:numFmt w:val="bullet"/>
      <w:lvlText w:val=""/>
      <w:lvlJc w:val="left"/>
      <w:pPr>
        <w:tabs>
          <w:tab w:val="num" w:pos="3960"/>
        </w:tabs>
        <w:ind w:left="3960" w:hanging="360"/>
      </w:pPr>
      <w:rPr>
        <w:rFonts w:ascii="Wingdings" w:hAnsi="Wingdings"/>
      </w:rPr>
    </w:lvl>
    <w:lvl w:ilvl="6" w:tplc="E7FEC0F6">
      <w:start w:val="1"/>
      <w:numFmt w:val="bullet"/>
      <w:lvlText w:val=""/>
      <w:lvlJc w:val="left"/>
      <w:pPr>
        <w:tabs>
          <w:tab w:val="num" w:pos="4680"/>
        </w:tabs>
        <w:ind w:left="4680" w:hanging="360"/>
      </w:pPr>
      <w:rPr>
        <w:rFonts w:ascii="Symbol" w:hAnsi="Symbol"/>
      </w:rPr>
    </w:lvl>
    <w:lvl w:ilvl="7" w:tplc="48CC35B4">
      <w:start w:val="1"/>
      <w:numFmt w:val="bullet"/>
      <w:lvlText w:val="o"/>
      <w:lvlJc w:val="left"/>
      <w:pPr>
        <w:tabs>
          <w:tab w:val="num" w:pos="5400"/>
        </w:tabs>
        <w:ind w:left="5400" w:hanging="360"/>
      </w:pPr>
      <w:rPr>
        <w:rFonts w:ascii="Courier New" w:hAnsi="Courier New"/>
      </w:rPr>
    </w:lvl>
    <w:lvl w:ilvl="8" w:tplc="9AD43E36">
      <w:start w:val="1"/>
      <w:numFmt w:val="bullet"/>
      <w:lvlText w:val=""/>
      <w:lvlJc w:val="left"/>
      <w:pPr>
        <w:tabs>
          <w:tab w:val="num" w:pos="6120"/>
        </w:tabs>
        <w:ind w:left="6120" w:hanging="360"/>
      </w:pPr>
      <w:rPr>
        <w:rFonts w:ascii="Wingdings" w:hAnsi="Wingdings"/>
      </w:rPr>
    </w:lvl>
  </w:abstractNum>
  <w:abstractNum w:abstractNumId="14" w15:restartNumberingAfterBreak="0">
    <w:nsid w:val="7E6D61EC"/>
    <w:multiLevelType w:val="hybridMultilevel"/>
    <w:tmpl w:val="7E6D61EC"/>
    <w:lvl w:ilvl="0" w:tplc="FD9260B0">
      <w:start w:val="1"/>
      <w:numFmt w:val="bullet"/>
      <w:lvlText w:val=""/>
      <w:lvlJc w:val="left"/>
      <w:pPr>
        <w:tabs>
          <w:tab w:val="num" w:pos="360"/>
        </w:tabs>
        <w:ind w:left="360" w:hanging="360"/>
      </w:pPr>
      <w:rPr>
        <w:rFonts w:ascii="Symbol" w:hAnsi="Symbol"/>
      </w:rPr>
    </w:lvl>
    <w:lvl w:ilvl="1" w:tplc="B5EE1A72">
      <w:start w:val="1"/>
      <w:numFmt w:val="bullet"/>
      <w:lvlText w:val="o"/>
      <w:lvlJc w:val="left"/>
      <w:pPr>
        <w:tabs>
          <w:tab w:val="num" w:pos="1080"/>
        </w:tabs>
        <w:ind w:left="1080" w:hanging="360"/>
      </w:pPr>
      <w:rPr>
        <w:rFonts w:ascii="Courier New" w:hAnsi="Courier New"/>
      </w:rPr>
    </w:lvl>
    <w:lvl w:ilvl="2" w:tplc="E0547010">
      <w:start w:val="1"/>
      <w:numFmt w:val="bullet"/>
      <w:lvlText w:val=""/>
      <w:lvlJc w:val="left"/>
      <w:pPr>
        <w:tabs>
          <w:tab w:val="num" w:pos="1800"/>
        </w:tabs>
        <w:ind w:left="1800" w:hanging="360"/>
      </w:pPr>
      <w:rPr>
        <w:rFonts w:ascii="Wingdings" w:hAnsi="Wingdings"/>
      </w:rPr>
    </w:lvl>
    <w:lvl w:ilvl="3" w:tplc="76E83890">
      <w:start w:val="1"/>
      <w:numFmt w:val="bullet"/>
      <w:lvlText w:val=""/>
      <w:lvlJc w:val="left"/>
      <w:pPr>
        <w:tabs>
          <w:tab w:val="num" w:pos="2520"/>
        </w:tabs>
        <w:ind w:left="2520" w:hanging="360"/>
      </w:pPr>
      <w:rPr>
        <w:rFonts w:ascii="Symbol" w:hAnsi="Symbol"/>
      </w:rPr>
    </w:lvl>
    <w:lvl w:ilvl="4" w:tplc="3932B5BE">
      <w:start w:val="1"/>
      <w:numFmt w:val="bullet"/>
      <w:lvlText w:val="o"/>
      <w:lvlJc w:val="left"/>
      <w:pPr>
        <w:tabs>
          <w:tab w:val="num" w:pos="3240"/>
        </w:tabs>
        <w:ind w:left="3240" w:hanging="360"/>
      </w:pPr>
      <w:rPr>
        <w:rFonts w:ascii="Courier New" w:hAnsi="Courier New"/>
      </w:rPr>
    </w:lvl>
    <w:lvl w:ilvl="5" w:tplc="EDF0B0E0">
      <w:start w:val="1"/>
      <w:numFmt w:val="bullet"/>
      <w:lvlText w:val=""/>
      <w:lvlJc w:val="left"/>
      <w:pPr>
        <w:tabs>
          <w:tab w:val="num" w:pos="3960"/>
        </w:tabs>
        <w:ind w:left="3960" w:hanging="360"/>
      </w:pPr>
      <w:rPr>
        <w:rFonts w:ascii="Wingdings" w:hAnsi="Wingdings"/>
      </w:rPr>
    </w:lvl>
    <w:lvl w:ilvl="6" w:tplc="1A2C7AB4">
      <w:start w:val="1"/>
      <w:numFmt w:val="bullet"/>
      <w:lvlText w:val=""/>
      <w:lvlJc w:val="left"/>
      <w:pPr>
        <w:tabs>
          <w:tab w:val="num" w:pos="4680"/>
        </w:tabs>
        <w:ind w:left="4680" w:hanging="360"/>
      </w:pPr>
      <w:rPr>
        <w:rFonts w:ascii="Symbol" w:hAnsi="Symbol"/>
      </w:rPr>
    </w:lvl>
    <w:lvl w:ilvl="7" w:tplc="BE80EEBE">
      <w:start w:val="1"/>
      <w:numFmt w:val="bullet"/>
      <w:lvlText w:val="o"/>
      <w:lvlJc w:val="left"/>
      <w:pPr>
        <w:tabs>
          <w:tab w:val="num" w:pos="5400"/>
        </w:tabs>
        <w:ind w:left="5400" w:hanging="360"/>
      </w:pPr>
      <w:rPr>
        <w:rFonts w:ascii="Courier New" w:hAnsi="Courier New"/>
      </w:rPr>
    </w:lvl>
    <w:lvl w:ilvl="8" w:tplc="78F6DACE">
      <w:start w:val="1"/>
      <w:numFmt w:val="bullet"/>
      <w:lvlText w:val=""/>
      <w:lvlJc w:val="left"/>
      <w:pPr>
        <w:tabs>
          <w:tab w:val="num" w:pos="6120"/>
        </w:tabs>
        <w:ind w:left="6120" w:hanging="360"/>
      </w:pPr>
      <w:rPr>
        <w:rFonts w:ascii="Wingdings" w:hAnsi="Wingdings"/>
      </w:rPr>
    </w:lvl>
  </w:abstractNum>
  <w:abstractNum w:abstractNumId="15" w15:restartNumberingAfterBreak="0">
    <w:nsid w:val="7E6D61ED"/>
    <w:multiLevelType w:val="hybridMultilevel"/>
    <w:tmpl w:val="7E6D61ED"/>
    <w:lvl w:ilvl="0" w:tplc="5900CE7A">
      <w:start w:val="1"/>
      <w:numFmt w:val="bullet"/>
      <w:lvlText w:val=""/>
      <w:lvlJc w:val="left"/>
      <w:pPr>
        <w:tabs>
          <w:tab w:val="num" w:pos="360"/>
        </w:tabs>
        <w:ind w:left="360" w:hanging="360"/>
      </w:pPr>
      <w:rPr>
        <w:rFonts w:ascii="Symbol" w:hAnsi="Symbol"/>
      </w:rPr>
    </w:lvl>
    <w:lvl w:ilvl="1" w:tplc="C5945EA0">
      <w:start w:val="1"/>
      <w:numFmt w:val="bullet"/>
      <w:lvlText w:val="o"/>
      <w:lvlJc w:val="left"/>
      <w:pPr>
        <w:tabs>
          <w:tab w:val="num" w:pos="1080"/>
        </w:tabs>
        <w:ind w:left="1080" w:hanging="360"/>
      </w:pPr>
      <w:rPr>
        <w:rFonts w:ascii="Courier New" w:hAnsi="Courier New"/>
      </w:rPr>
    </w:lvl>
    <w:lvl w:ilvl="2" w:tplc="AAFC3138">
      <w:start w:val="1"/>
      <w:numFmt w:val="bullet"/>
      <w:lvlText w:val=""/>
      <w:lvlJc w:val="left"/>
      <w:pPr>
        <w:tabs>
          <w:tab w:val="num" w:pos="1800"/>
        </w:tabs>
        <w:ind w:left="1800" w:hanging="360"/>
      </w:pPr>
      <w:rPr>
        <w:rFonts w:ascii="Wingdings" w:hAnsi="Wingdings"/>
      </w:rPr>
    </w:lvl>
    <w:lvl w:ilvl="3" w:tplc="85BCF0FE">
      <w:start w:val="1"/>
      <w:numFmt w:val="bullet"/>
      <w:lvlText w:val=""/>
      <w:lvlJc w:val="left"/>
      <w:pPr>
        <w:tabs>
          <w:tab w:val="num" w:pos="2520"/>
        </w:tabs>
        <w:ind w:left="2520" w:hanging="360"/>
      </w:pPr>
      <w:rPr>
        <w:rFonts w:ascii="Symbol" w:hAnsi="Symbol"/>
      </w:rPr>
    </w:lvl>
    <w:lvl w:ilvl="4" w:tplc="C66A61EA">
      <w:start w:val="1"/>
      <w:numFmt w:val="bullet"/>
      <w:lvlText w:val="o"/>
      <w:lvlJc w:val="left"/>
      <w:pPr>
        <w:tabs>
          <w:tab w:val="num" w:pos="3240"/>
        </w:tabs>
        <w:ind w:left="3240" w:hanging="360"/>
      </w:pPr>
      <w:rPr>
        <w:rFonts w:ascii="Courier New" w:hAnsi="Courier New"/>
      </w:rPr>
    </w:lvl>
    <w:lvl w:ilvl="5" w:tplc="CFD6C3E0">
      <w:start w:val="1"/>
      <w:numFmt w:val="bullet"/>
      <w:lvlText w:val=""/>
      <w:lvlJc w:val="left"/>
      <w:pPr>
        <w:tabs>
          <w:tab w:val="num" w:pos="3960"/>
        </w:tabs>
        <w:ind w:left="3960" w:hanging="360"/>
      </w:pPr>
      <w:rPr>
        <w:rFonts w:ascii="Wingdings" w:hAnsi="Wingdings"/>
      </w:rPr>
    </w:lvl>
    <w:lvl w:ilvl="6" w:tplc="00169A18">
      <w:start w:val="1"/>
      <w:numFmt w:val="bullet"/>
      <w:lvlText w:val=""/>
      <w:lvlJc w:val="left"/>
      <w:pPr>
        <w:tabs>
          <w:tab w:val="num" w:pos="4680"/>
        </w:tabs>
        <w:ind w:left="4680" w:hanging="360"/>
      </w:pPr>
      <w:rPr>
        <w:rFonts w:ascii="Symbol" w:hAnsi="Symbol"/>
      </w:rPr>
    </w:lvl>
    <w:lvl w:ilvl="7" w:tplc="EFCC1200">
      <w:start w:val="1"/>
      <w:numFmt w:val="bullet"/>
      <w:lvlText w:val="o"/>
      <w:lvlJc w:val="left"/>
      <w:pPr>
        <w:tabs>
          <w:tab w:val="num" w:pos="5400"/>
        </w:tabs>
        <w:ind w:left="5400" w:hanging="360"/>
      </w:pPr>
      <w:rPr>
        <w:rFonts w:ascii="Courier New" w:hAnsi="Courier New"/>
      </w:rPr>
    </w:lvl>
    <w:lvl w:ilvl="8" w:tplc="E3500ED4">
      <w:start w:val="1"/>
      <w:numFmt w:val="bullet"/>
      <w:lvlText w:val=""/>
      <w:lvlJc w:val="left"/>
      <w:pPr>
        <w:tabs>
          <w:tab w:val="num" w:pos="6120"/>
        </w:tabs>
        <w:ind w:left="6120" w:hanging="360"/>
      </w:pPr>
      <w:rPr>
        <w:rFonts w:ascii="Wingdings" w:hAnsi="Wingdings"/>
      </w:rPr>
    </w:lvl>
  </w:abstractNum>
  <w:abstractNum w:abstractNumId="16" w15:restartNumberingAfterBreak="0">
    <w:nsid w:val="7E6D61EE"/>
    <w:multiLevelType w:val="hybridMultilevel"/>
    <w:tmpl w:val="7E6D61EE"/>
    <w:lvl w:ilvl="0" w:tplc="AB067BE2">
      <w:start w:val="1"/>
      <w:numFmt w:val="bullet"/>
      <w:lvlText w:val=""/>
      <w:lvlJc w:val="left"/>
      <w:pPr>
        <w:tabs>
          <w:tab w:val="num" w:pos="360"/>
        </w:tabs>
        <w:ind w:left="360" w:hanging="360"/>
      </w:pPr>
      <w:rPr>
        <w:rFonts w:ascii="Symbol" w:hAnsi="Symbol"/>
      </w:rPr>
    </w:lvl>
    <w:lvl w:ilvl="1" w:tplc="EFBC93D0">
      <w:start w:val="1"/>
      <w:numFmt w:val="bullet"/>
      <w:lvlText w:val="o"/>
      <w:lvlJc w:val="left"/>
      <w:pPr>
        <w:tabs>
          <w:tab w:val="num" w:pos="1080"/>
        </w:tabs>
        <w:ind w:left="1080" w:hanging="360"/>
      </w:pPr>
      <w:rPr>
        <w:rFonts w:ascii="Courier New" w:hAnsi="Courier New"/>
      </w:rPr>
    </w:lvl>
    <w:lvl w:ilvl="2" w:tplc="2D986E74">
      <w:start w:val="1"/>
      <w:numFmt w:val="bullet"/>
      <w:lvlText w:val=""/>
      <w:lvlJc w:val="left"/>
      <w:pPr>
        <w:tabs>
          <w:tab w:val="num" w:pos="1800"/>
        </w:tabs>
        <w:ind w:left="1800" w:hanging="360"/>
      </w:pPr>
      <w:rPr>
        <w:rFonts w:ascii="Wingdings" w:hAnsi="Wingdings"/>
      </w:rPr>
    </w:lvl>
    <w:lvl w:ilvl="3" w:tplc="AFB8C634">
      <w:start w:val="1"/>
      <w:numFmt w:val="bullet"/>
      <w:lvlText w:val=""/>
      <w:lvlJc w:val="left"/>
      <w:pPr>
        <w:tabs>
          <w:tab w:val="num" w:pos="2520"/>
        </w:tabs>
        <w:ind w:left="2520" w:hanging="360"/>
      </w:pPr>
      <w:rPr>
        <w:rFonts w:ascii="Symbol" w:hAnsi="Symbol"/>
      </w:rPr>
    </w:lvl>
    <w:lvl w:ilvl="4" w:tplc="68666D16">
      <w:start w:val="1"/>
      <w:numFmt w:val="bullet"/>
      <w:lvlText w:val="o"/>
      <w:lvlJc w:val="left"/>
      <w:pPr>
        <w:tabs>
          <w:tab w:val="num" w:pos="3240"/>
        </w:tabs>
        <w:ind w:left="3240" w:hanging="360"/>
      </w:pPr>
      <w:rPr>
        <w:rFonts w:ascii="Courier New" w:hAnsi="Courier New"/>
      </w:rPr>
    </w:lvl>
    <w:lvl w:ilvl="5" w:tplc="57E0BBB6">
      <w:start w:val="1"/>
      <w:numFmt w:val="bullet"/>
      <w:lvlText w:val=""/>
      <w:lvlJc w:val="left"/>
      <w:pPr>
        <w:tabs>
          <w:tab w:val="num" w:pos="3960"/>
        </w:tabs>
        <w:ind w:left="3960" w:hanging="360"/>
      </w:pPr>
      <w:rPr>
        <w:rFonts w:ascii="Wingdings" w:hAnsi="Wingdings"/>
      </w:rPr>
    </w:lvl>
    <w:lvl w:ilvl="6" w:tplc="C082F7A0">
      <w:start w:val="1"/>
      <w:numFmt w:val="bullet"/>
      <w:lvlText w:val=""/>
      <w:lvlJc w:val="left"/>
      <w:pPr>
        <w:tabs>
          <w:tab w:val="num" w:pos="4680"/>
        </w:tabs>
        <w:ind w:left="4680" w:hanging="360"/>
      </w:pPr>
      <w:rPr>
        <w:rFonts w:ascii="Symbol" w:hAnsi="Symbol"/>
      </w:rPr>
    </w:lvl>
    <w:lvl w:ilvl="7" w:tplc="56B2441E">
      <w:start w:val="1"/>
      <w:numFmt w:val="bullet"/>
      <w:lvlText w:val="o"/>
      <w:lvlJc w:val="left"/>
      <w:pPr>
        <w:tabs>
          <w:tab w:val="num" w:pos="5400"/>
        </w:tabs>
        <w:ind w:left="5400" w:hanging="360"/>
      </w:pPr>
      <w:rPr>
        <w:rFonts w:ascii="Courier New" w:hAnsi="Courier New"/>
      </w:rPr>
    </w:lvl>
    <w:lvl w:ilvl="8" w:tplc="7E32B45A">
      <w:start w:val="1"/>
      <w:numFmt w:val="bullet"/>
      <w:lvlText w:val=""/>
      <w:lvlJc w:val="left"/>
      <w:pPr>
        <w:tabs>
          <w:tab w:val="num" w:pos="6120"/>
        </w:tabs>
        <w:ind w:left="6120" w:hanging="360"/>
      </w:pPr>
      <w:rPr>
        <w:rFonts w:ascii="Wingdings" w:hAnsi="Wingdings"/>
      </w:rPr>
    </w:lvl>
  </w:abstractNum>
  <w:abstractNum w:abstractNumId="17" w15:restartNumberingAfterBreak="0">
    <w:nsid w:val="7E6D61EF"/>
    <w:multiLevelType w:val="hybridMultilevel"/>
    <w:tmpl w:val="7E6D61EF"/>
    <w:lvl w:ilvl="0" w:tplc="327C247A">
      <w:start w:val="1"/>
      <w:numFmt w:val="bullet"/>
      <w:lvlText w:val=""/>
      <w:lvlJc w:val="left"/>
      <w:pPr>
        <w:tabs>
          <w:tab w:val="num" w:pos="360"/>
        </w:tabs>
        <w:ind w:left="360" w:hanging="360"/>
      </w:pPr>
      <w:rPr>
        <w:rFonts w:ascii="Symbol" w:hAnsi="Symbol"/>
      </w:rPr>
    </w:lvl>
    <w:lvl w:ilvl="1" w:tplc="A1D039B8">
      <w:start w:val="1"/>
      <w:numFmt w:val="bullet"/>
      <w:lvlText w:val="o"/>
      <w:lvlJc w:val="left"/>
      <w:pPr>
        <w:tabs>
          <w:tab w:val="num" w:pos="1080"/>
        </w:tabs>
        <w:ind w:left="1080" w:hanging="360"/>
      </w:pPr>
      <w:rPr>
        <w:rFonts w:ascii="Courier New" w:hAnsi="Courier New"/>
      </w:rPr>
    </w:lvl>
    <w:lvl w:ilvl="2" w:tplc="C9067D38">
      <w:start w:val="1"/>
      <w:numFmt w:val="bullet"/>
      <w:lvlText w:val=""/>
      <w:lvlJc w:val="left"/>
      <w:pPr>
        <w:tabs>
          <w:tab w:val="num" w:pos="1800"/>
        </w:tabs>
        <w:ind w:left="1800" w:hanging="360"/>
      </w:pPr>
      <w:rPr>
        <w:rFonts w:ascii="Wingdings" w:hAnsi="Wingdings"/>
      </w:rPr>
    </w:lvl>
    <w:lvl w:ilvl="3" w:tplc="583094C0">
      <w:start w:val="1"/>
      <w:numFmt w:val="bullet"/>
      <w:lvlText w:val=""/>
      <w:lvlJc w:val="left"/>
      <w:pPr>
        <w:tabs>
          <w:tab w:val="num" w:pos="2520"/>
        </w:tabs>
        <w:ind w:left="2520" w:hanging="360"/>
      </w:pPr>
      <w:rPr>
        <w:rFonts w:ascii="Symbol" w:hAnsi="Symbol"/>
      </w:rPr>
    </w:lvl>
    <w:lvl w:ilvl="4" w:tplc="F3382A92">
      <w:start w:val="1"/>
      <w:numFmt w:val="bullet"/>
      <w:lvlText w:val="o"/>
      <w:lvlJc w:val="left"/>
      <w:pPr>
        <w:tabs>
          <w:tab w:val="num" w:pos="3240"/>
        </w:tabs>
        <w:ind w:left="3240" w:hanging="360"/>
      </w:pPr>
      <w:rPr>
        <w:rFonts w:ascii="Courier New" w:hAnsi="Courier New"/>
      </w:rPr>
    </w:lvl>
    <w:lvl w:ilvl="5" w:tplc="79A4EA16">
      <w:start w:val="1"/>
      <w:numFmt w:val="bullet"/>
      <w:lvlText w:val=""/>
      <w:lvlJc w:val="left"/>
      <w:pPr>
        <w:tabs>
          <w:tab w:val="num" w:pos="3960"/>
        </w:tabs>
        <w:ind w:left="3960" w:hanging="360"/>
      </w:pPr>
      <w:rPr>
        <w:rFonts w:ascii="Wingdings" w:hAnsi="Wingdings"/>
      </w:rPr>
    </w:lvl>
    <w:lvl w:ilvl="6" w:tplc="D07CC5BA">
      <w:start w:val="1"/>
      <w:numFmt w:val="bullet"/>
      <w:lvlText w:val=""/>
      <w:lvlJc w:val="left"/>
      <w:pPr>
        <w:tabs>
          <w:tab w:val="num" w:pos="4680"/>
        </w:tabs>
        <w:ind w:left="4680" w:hanging="360"/>
      </w:pPr>
      <w:rPr>
        <w:rFonts w:ascii="Symbol" w:hAnsi="Symbol"/>
      </w:rPr>
    </w:lvl>
    <w:lvl w:ilvl="7" w:tplc="27D0AD9E">
      <w:start w:val="1"/>
      <w:numFmt w:val="bullet"/>
      <w:lvlText w:val="o"/>
      <w:lvlJc w:val="left"/>
      <w:pPr>
        <w:tabs>
          <w:tab w:val="num" w:pos="5400"/>
        </w:tabs>
        <w:ind w:left="5400" w:hanging="360"/>
      </w:pPr>
      <w:rPr>
        <w:rFonts w:ascii="Courier New" w:hAnsi="Courier New"/>
      </w:rPr>
    </w:lvl>
    <w:lvl w:ilvl="8" w:tplc="32F2B35C">
      <w:start w:val="1"/>
      <w:numFmt w:val="bullet"/>
      <w:lvlText w:val=""/>
      <w:lvlJc w:val="left"/>
      <w:pPr>
        <w:tabs>
          <w:tab w:val="num" w:pos="6120"/>
        </w:tabs>
        <w:ind w:left="6120" w:hanging="360"/>
      </w:pPr>
      <w:rPr>
        <w:rFonts w:ascii="Wingdings" w:hAnsi="Wingdings"/>
      </w:rPr>
    </w:lvl>
  </w:abstractNum>
  <w:abstractNum w:abstractNumId="18" w15:restartNumberingAfterBreak="0">
    <w:nsid w:val="7E6D61F0"/>
    <w:multiLevelType w:val="hybridMultilevel"/>
    <w:tmpl w:val="7E6D61F0"/>
    <w:lvl w:ilvl="0" w:tplc="C5106F12">
      <w:start w:val="1"/>
      <w:numFmt w:val="bullet"/>
      <w:lvlText w:val=""/>
      <w:lvlJc w:val="left"/>
      <w:pPr>
        <w:tabs>
          <w:tab w:val="num" w:pos="360"/>
        </w:tabs>
        <w:ind w:left="360" w:hanging="360"/>
      </w:pPr>
      <w:rPr>
        <w:rFonts w:ascii="Symbol" w:hAnsi="Symbol"/>
      </w:rPr>
    </w:lvl>
    <w:lvl w:ilvl="1" w:tplc="5F3AAA24">
      <w:start w:val="1"/>
      <w:numFmt w:val="bullet"/>
      <w:lvlText w:val="o"/>
      <w:lvlJc w:val="left"/>
      <w:pPr>
        <w:tabs>
          <w:tab w:val="num" w:pos="1080"/>
        </w:tabs>
        <w:ind w:left="1080" w:hanging="360"/>
      </w:pPr>
      <w:rPr>
        <w:rFonts w:ascii="Courier New" w:hAnsi="Courier New"/>
      </w:rPr>
    </w:lvl>
    <w:lvl w:ilvl="2" w:tplc="DAFE04FE">
      <w:start w:val="1"/>
      <w:numFmt w:val="bullet"/>
      <w:lvlText w:val=""/>
      <w:lvlJc w:val="left"/>
      <w:pPr>
        <w:tabs>
          <w:tab w:val="num" w:pos="1800"/>
        </w:tabs>
        <w:ind w:left="1800" w:hanging="360"/>
      </w:pPr>
      <w:rPr>
        <w:rFonts w:ascii="Wingdings" w:hAnsi="Wingdings"/>
      </w:rPr>
    </w:lvl>
    <w:lvl w:ilvl="3" w:tplc="C5921532">
      <w:start w:val="1"/>
      <w:numFmt w:val="bullet"/>
      <w:lvlText w:val=""/>
      <w:lvlJc w:val="left"/>
      <w:pPr>
        <w:tabs>
          <w:tab w:val="num" w:pos="2520"/>
        </w:tabs>
        <w:ind w:left="2520" w:hanging="360"/>
      </w:pPr>
      <w:rPr>
        <w:rFonts w:ascii="Symbol" w:hAnsi="Symbol"/>
      </w:rPr>
    </w:lvl>
    <w:lvl w:ilvl="4" w:tplc="8018975C">
      <w:start w:val="1"/>
      <w:numFmt w:val="bullet"/>
      <w:lvlText w:val="o"/>
      <w:lvlJc w:val="left"/>
      <w:pPr>
        <w:tabs>
          <w:tab w:val="num" w:pos="3240"/>
        </w:tabs>
        <w:ind w:left="3240" w:hanging="360"/>
      </w:pPr>
      <w:rPr>
        <w:rFonts w:ascii="Courier New" w:hAnsi="Courier New"/>
      </w:rPr>
    </w:lvl>
    <w:lvl w:ilvl="5" w:tplc="368E62BA">
      <w:start w:val="1"/>
      <w:numFmt w:val="bullet"/>
      <w:lvlText w:val=""/>
      <w:lvlJc w:val="left"/>
      <w:pPr>
        <w:tabs>
          <w:tab w:val="num" w:pos="3960"/>
        </w:tabs>
        <w:ind w:left="3960" w:hanging="360"/>
      </w:pPr>
      <w:rPr>
        <w:rFonts w:ascii="Wingdings" w:hAnsi="Wingdings"/>
      </w:rPr>
    </w:lvl>
    <w:lvl w:ilvl="6" w:tplc="E2AEAF40">
      <w:start w:val="1"/>
      <w:numFmt w:val="bullet"/>
      <w:lvlText w:val=""/>
      <w:lvlJc w:val="left"/>
      <w:pPr>
        <w:tabs>
          <w:tab w:val="num" w:pos="4680"/>
        </w:tabs>
        <w:ind w:left="4680" w:hanging="360"/>
      </w:pPr>
      <w:rPr>
        <w:rFonts w:ascii="Symbol" w:hAnsi="Symbol"/>
      </w:rPr>
    </w:lvl>
    <w:lvl w:ilvl="7" w:tplc="D3E45B82">
      <w:start w:val="1"/>
      <w:numFmt w:val="bullet"/>
      <w:lvlText w:val="o"/>
      <w:lvlJc w:val="left"/>
      <w:pPr>
        <w:tabs>
          <w:tab w:val="num" w:pos="5400"/>
        </w:tabs>
        <w:ind w:left="5400" w:hanging="360"/>
      </w:pPr>
      <w:rPr>
        <w:rFonts w:ascii="Courier New" w:hAnsi="Courier New"/>
      </w:rPr>
    </w:lvl>
    <w:lvl w:ilvl="8" w:tplc="1F4C0EDA">
      <w:start w:val="1"/>
      <w:numFmt w:val="bullet"/>
      <w:lvlText w:val=""/>
      <w:lvlJc w:val="left"/>
      <w:pPr>
        <w:tabs>
          <w:tab w:val="num" w:pos="6120"/>
        </w:tabs>
        <w:ind w:left="6120" w:hanging="360"/>
      </w:pPr>
      <w:rPr>
        <w:rFonts w:ascii="Wingdings" w:hAnsi="Wingdings"/>
      </w:rPr>
    </w:lvl>
  </w:abstractNum>
  <w:abstractNum w:abstractNumId="19" w15:restartNumberingAfterBreak="0">
    <w:nsid w:val="7E6D61F1"/>
    <w:multiLevelType w:val="hybridMultilevel"/>
    <w:tmpl w:val="7E6D61F1"/>
    <w:lvl w:ilvl="0" w:tplc="5B10FD82">
      <w:start w:val="1"/>
      <w:numFmt w:val="bullet"/>
      <w:lvlText w:val=""/>
      <w:lvlJc w:val="left"/>
      <w:pPr>
        <w:tabs>
          <w:tab w:val="num" w:pos="360"/>
        </w:tabs>
        <w:ind w:left="360" w:hanging="360"/>
      </w:pPr>
      <w:rPr>
        <w:rFonts w:ascii="Symbol" w:hAnsi="Symbol"/>
      </w:rPr>
    </w:lvl>
    <w:lvl w:ilvl="1" w:tplc="0980F76C">
      <w:start w:val="1"/>
      <w:numFmt w:val="bullet"/>
      <w:lvlText w:val="o"/>
      <w:lvlJc w:val="left"/>
      <w:pPr>
        <w:tabs>
          <w:tab w:val="num" w:pos="1080"/>
        </w:tabs>
        <w:ind w:left="1080" w:hanging="360"/>
      </w:pPr>
      <w:rPr>
        <w:rFonts w:ascii="Courier New" w:hAnsi="Courier New"/>
      </w:rPr>
    </w:lvl>
    <w:lvl w:ilvl="2" w:tplc="7C540ACC">
      <w:start w:val="1"/>
      <w:numFmt w:val="bullet"/>
      <w:lvlText w:val=""/>
      <w:lvlJc w:val="left"/>
      <w:pPr>
        <w:tabs>
          <w:tab w:val="num" w:pos="1800"/>
        </w:tabs>
        <w:ind w:left="1800" w:hanging="360"/>
      </w:pPr>
      <w:rPr>
        <w:rFonts w:ascii="Wingdings" w:hAnsi="Wingdings"/>
      </w:rPr>
    </w:lvl>
    <w:lvl w:ilvl="3" w:tplc="7E7A719C">
      <w:start w:val="1"/>
      <w:numFmt w:val="bullet"/>
      <w:lvlText w:val=""/>
      <w:lvlJc w:val="left"/>
      <w:pPr>
        <w:tabs>
          <w:tab w:val="num" w:pos="2520"/>
        </w:tabs>
        <w:ind w:left="2520" w:hanging="360"/>
      </w:pPr>
      <w:rPr>
        <w:rFonts w:ascii="Symbol" w:hAnsi="Symbol"/>
      </w:rPr>
    </w:lvl>
    <w:lvl w:ilvl="4" w:tplc="C952C6F6">
      <w:start w:val="1"/>
      <w:numFmt w:val="bullet"/>
      <w:lvlText w:val="o"/>
      <w:lvlJc w:val="left"/>
      <w:pPr>
        <w:tabs>
          <w:tab w:val="num" w:pos="3240"/>
        </w:tabs>
        <w:ind w:left="3240" w:hanging="360"/>
      </w:pPr>
      <w:rPr>
        <w:rFonts w:ascii="Courier New" w:hAnsi="Courier New"/>
      </w:rPr>
    </w:lvl>
    <w:lvl w:ilvl="5" w:tplc="44106C7A">
      <w:start w:val="1"/>
      <w:numFmt w:val="bullet"/>
      <w:lvlText w:val=""/>
      <w:lvlJc w:val="left"/>
      <w:pPr>
        <w:tabs>
          <w:tab w:val="num" w:pos="3960"/>
        </w:tabs>
        <w:ind w:left="3960" w:hanging="360"/>
      </w:pPr>
      <w:rPr>
        <w:rFonts w:ascii="Wingdings" w:hAnsi="Wingdings"/>
      </w:rPr>
    </w:lvl>
    <w:lvl w:ilvl="6" w:tplc="1756C3A6">
      <w:start w:val="1"/>
      <w:numFmt w:val="bullet"/>
      <w:lvlText w:val=""/>
      <w:lvlJc w:val="left"/>
      <w:pPr>
        <w:tabs>
          <w:tab w:val="num" w:pos="4680"/>
        </w:tabs>
        <w:ind w:left="4680" w:hanging="360"/>
      </w:pPr>
      <w:rPr>
        <w:rFonts w:ascii="Symbol" w:hAnsi="Symbol"/>
      </w:rPr>
    </w:lvl>
    <w:lvl w:ilvl="7" w:tplc="35A203BC">
      <w:start w:val="1"/>
      <w:numFmt w:val="bullet"/>
      <w:lvlText w:val="o"/>
      <w:lvlJc w:val="left"/>
      <w:pPr>
        <w:tabs>
          <w:tab w:val="num" w:pos="5400"/>
        </w:tabs>
        <w:ind w:left="5400" w:hanging="360"/>
      </w:pPr>
      <w:rPr>
        <w:rFonts w:ascii="Courier New" w:hAnsi="Courier New"/>
      </w:rPr>
    </w:lvl>
    <w:lvl w:ilvl="8" w:tplc="93964C08">
      <w:start w:val="1"/>
      <w:numFmt w:val="bullet"/>
      <w:lvlText w:val=""/>
      <w:lvlJc w:val="left"/>
      <w:pPr>
        <w:tabs>
          <w:tab w:val="num" w:pos="6120"/>
        </w:tabs>
        <w:ind w:left="6120" w:hanging="360"/>
      </w:pPr>
      <w:rPr>
        <w:rFonts w:ascii="Wingdings" w:hAnsi="Wingdings"/>
      </w:rPr>
    </w:lvl>
  </w:abstractNum>
  <w:abstractNum w:abstractNumId="20" w15:restartNumberingAfterBreak="0">
    <w:nsid w:val="7E6D61F2"/>
    <w:multiLevelType w:val="hybridMultilevel"/>
    <w:tmpl w:val="7E6D61F2"/>
    <w:lvl w:ilvl="0" w:tplc="2F346434">
      <w:start w:val="1"/>
      <w:numFmt w:val="bullet"/>
      <w:lvlText w:val=""/>
      <w:lvlJc w:val="left"/>
      <w:pPr>
        <w:tabs>
          <w:tab w:val="num" w:pos="360"/>
        </w:tabs>
        <w:ind w:left="360" w:hanging="360"/>
      </w:pPr>
      <w:rPr>
        <w:rFonts w:ascii="Symbol" w:hAnsi="Symbol"/>
      </w:rPr>
    </w:lvl>
    <w:lvl w:ilvl="1" w:tplc="A976C064">
      <w:start w:val="1"/>
      <w:numFmt w:val="bullet"/>
      <w:lvlText w:val="o"/>
      <w:lvlJc w:val="left"/>
      <w:pPr>
        <w:tabs>
          <w:tab w:val="num" w:pos="1080"/>
        </w:tabs>
        <w:ind w:left="1080" w:hanging="360"/>
      </w:pPr>
      <w:rPr>
        <w:rFonts w:ascii="Courier New" w:hAnsi="Courier New"/>
      </w:rPr>
    </w:lvl>
    <w:lvl w:ilvl="2" w:tplc="515CC9C0">
      <w:start w:val="1"/>
      <w:numFmt w:val="bullet"/>
      <w:lvlText w:val=""/>
      <w:lvlJc w:val="left"/>
      <w:pPr>
        <w:tabs>
          <w:tab w:val="num" w:pos="1800"/>
        </w:tabs>
        <w:ind w:left="1800" w:hanging="360"/>
      </w:pPr>
      <w:rPr>
        <w:rFonts w:ascii="Wingdings" w:hAnsi="Wingdings"/>
      </w:rPr>
    </w:lvl>
    <w:lvl w:ilvl="3" w:tplc="6FD24974">
      <w:start w:val="1"/>
      <w:numFmt w:val="bullet"/>
      <w:lvlText w:val=""/>
      <w:lvlJc w:val="left"/>
      <w:pPr>
        <w:tabs>
          <w:tab w:val="num" w:pos="2520"/>
        </w:tabs>
        <w:ind w:left="2520" w:hanging="360"/>
      </w:pPr>
      <w:rPr>
        <w:rFonts w:ascii="Symbol" w:hAnsi="Symbol"/>
      </w:rPr>
    </w:lvl>
    <w:lvl w:ilvl="4" w:tplc="79A064CE">
      <w:start w:val="1"/>
      <w:numFmt w:val="bullet"/>
      <w:lvlText w:val="o"/>
      <w:lvlJc w:val="left"/>
      <w:pPr>
        <w:tabs>
          <w:tab w:val="num" w:pos="3240"/>
        </w:tabs>
        <w:ind w:left="3240" w:hanging="360"/>
      </w:pPr>
      <w:rPr>
        <w:rFonts w:ascii="Courier New" w:hAnsi="Courier New"/>
      </w:rPr>
    </w:lvl>
    <w:lvl w:ilvl="5" w:tplc="CBBEB080">
      <w:start w:val="1"/>
      <w:numFmt w:val="bullet"/>
      <w:lvlText w:val=""/>
      <w:lvlJc w:val="left"/>
      <w:pPr>
        <w:tabs>
          <w:tab w:val="num" w:pos="3960"/>
        </w:tabs>
        <w:ind w:left="3960" w:hanging="360"/>
      </w:pPr>
      <w:rPr>
        <w:rFonts w:ascii="Wingdings" w:hAnsi="Wingdings"/>
      </w:rPr>
    </w:lvl>
    <w:lvl w:ilvl="6" w:tplc="B130F5A6">
      <w:start w:val="1"/>
      <w:numFmt w:val="bullet"/>
      <w:lvlText w:val=""/>
      <w:lvlJc w:val="left"/>
      <w:pPr>
        <w:tabs>
          <w:tab w:val="num" w:pos="4680"/>
        </w:tabs>
        <w:ind w:left="4680" w:hanging="360"/>
      </w:pPr>
      <w:rPr>
        <w:rFonts w:ascii="Symbol" w:hAnsi="Symbol"/>
      </w:rPr>
    </w:lvl>
    <w:lvl w:ilvl="7" w:tplc="A7724744">
      <w:start w:val="1"/>
      <w:numFmt w:val="bullet"/>
      <w:lvlText w:val="o"/>
      <w:lvlJc w:val="left"/>
      <w:pPr>
        <w:tabs>
          <w:tab w:val="num" w:pos="5400"/>
        </w:tabs>
        <w:ind w:left="5400" w:hanging="360"/>
      </w:pPr>
      <w:rPr>
        <w:rFonts w:ascii="Courier New" w:hAnsi="Courier New"/>
      </w:rPr>
    </w:lvl>
    <w:lvl w:ilvl="8" w:tplc="749E5216">
      <w:start w:val="1"/>
      <w:numFmt w:val="bullet"/>
      <w:lvlText w:val=""/>
      <w:lvlJc w:val="left"/>
      <w:pPr>
        <w:tabs>
          <w:tab w:val="num" w:pos="6120"/>
        </w:tabs>
        <w:ind w:left="6120" w:hanging="360"/>
      </w:pPr>
      <w:rPr>
        <w:rFonts w:ascii="Wingdings" w:hAnsi="Wingdings"/>
      </w:rPr>
    </w:lvl>
  </w:abstractNum>
  <w:abstractNum w:abstractNumId="21" w15:restartNumberingAfterBreak="0">
    <w:nsid w:val="7E6D61F3"/>
    <w:multiLevelType w:val="hybridMultilevel"/>
    <w:tmpl w:val="7E6D61F3"/>
    <w:lvl w:ilvl="0" w:tplc="3E94FCB4">
      <w:start w:val="1"/>
      <w:numFmt w:val="bullet"/>
      <w:lvlText w:val=""/>
      <w:lvlJc w:val="left"/>
      <w:pPr>
        <w:tabs>
          <w:tab w:val="num" w:pos="720"/>
        </w:tabs>
        <w:ind w:left="720" w:hanging="360"/>
      </w:pPr>
      <w:rPr>
        <w:rFonts w:ascii="Symbol" w:hAnsi="Symbol"/>
      </w:rPr>
    </w:lvl>
    <w:lvl w:ilvl="1" w:tplc="18CED798">
      <w:start w:val="1"/>
      <w:numFmt w:val="bullet"/>
      <w:lvlText w:val="o"/>
      <w:lvlJc w:val="left"/>
      <w:pPr>
        <w:tabs>
          <w:tab w:val="num" w:pos="1440"/>
        </w:tabs>
        <w:ind w:left="1440" w:hanging="360"/>
      </w:pPr>
      <w:rPr>
        <w:rFonts w:ascii="Courier New" w:hAnsi="Courier New"/>
      </w:rPr>
    </w:lvl>
    <w:lvl w:ilvl="2" w:tplc="9B8CC53E">
      <w:start w:val="1"/>
      <w:numFmt w:val="bullet"/>
      <w:lvlText w:val=""/>
      <w:lvlJc w:val="left"/>
      <w:pPr>
        <w:tabs>
          <w:tab w:val="num" w:pos="2160"/>
        </w:tabs>
        <w:ind w:left="2160" w:hanging="360"/>
      </w:pPr>
      <w:rPr>
        <w:rFonts w:ascii="Wingdings" w:hAnsi="Wingdings"/>
      </w:rPr>
    </w:lvl>
    <w:lvl w:ilvl="3" w:tplc="8F2CF3E0">
      <w:start w:val="1"/>
      <w:numFmt w:val="bullet"/>
      <w:lvlText w:val=""/>
      <w:lvlJc w:val="left"/>
      <w:pPr>
        <w:tabs>
          <w:tab w:val="num" w:pos="2880"/>
        </w:tabs>
        <w:ind w:left="2880" w:hanging="360"/>
      </w:pPr>
      <w:rPr>
        <w:rFonts w:ascii="Symbol" w:hAnsi="Symbol"/>
      </w:rPr>
    </w:lvl>
    <w:lvl w:ilvl="4" w:tplc="761479E8">
      <w:start w:val="1"/>
      <w:numFmt w:val="bullet"/>
      <w:lvlText w:val="o"/>
      <w:lvlJc w:val="left"/>
      <w:pPr>
        <w:tabs>
          <w:tab w:val="num" w:pos="3600"/>
        </w:tabs>
        <w:ind w:left="3600" w:hanging="360"/>
      </w:pPr>
      <w:rPr>
        <w:rFonts w:ascii="Courier New" w:hAnsi="Courier New"/>
      </w:rPr>
    </w:lvl>
    <w:lvl w:ilvl="5" w:tplc="4FD40E60">
      <w:start w:val="1"/>
      <w:numFmt w:val="bullet"/>
      <w:lvlText w:val=""/>
      <w:lvlJc w:val="left"/>
      <w:pPr>
        <w:tabs>
          <w:tab w:val="num" w:pos="4320"/>
        </w:tabs>
        <w:ind w:left="4320" w:hanging="360"/>
      </w:pPr>
      <w:rPr>
        <w:rFonts w:ascii="Wingdings" w:hAnsi="Wingdings"/>
      </w:rPr>
    </w:lvl>
    <w:lvl w:ilvl="6" w:tplc="BB44D064">
      <w:start w:val="1"/>
      <w:numFmt w:val="bullet"/>
      <w:lvlText w:val=""/>
      <w:lvlJc w:val="left"/>
      <w:pPr>
        <w:tabs>
          <w:tab w:val="num" w:pos="5040"/>
        </w:tabs>
        <w:ind w:left="5040" w:hanging="360"/>
      </w:pPr>
      <w:rPr>
        <w:rFonts w:ascii="Symbol" w:hAnsi="Symbol"/>
      </w:rPr>
    </w:lvl>
    <w:lvl w:ilvl="7" w:tplc="47E0E098">
      <w:start w:val="1"/>
      <w:numFmt w:val="bullet"/>
      <w:lvlText w:val="o"/>
      <w:lvlJc w:val="left"/>
      <w:pPr>
        <w:tabs>
          <w:tab w:val="num" w:pos="5760"/>
        </w:tabs>
        <w:ind w:left="5760" w:hanging="360"/>
      </w:pPr>
      <w:rPr>
        <w:rFonts w:ascii="Courier New" w:hAnsi="Courier New"/>
      </w:rPr>
    </w:lvl>
    <w:lvl w:ilvl="8" w:tplc="E3EA131A">
      <w:start w:val="1"/>
      <w:numFmt w:val="bullet"/>
      <w:lvlText w:val=""/>
      <w:lvlJc w:val="left"/>
      <w:pPr>
        <w:tabs>
          <w:tab w:val="num" w:pos="6480"/>
        </w:tabs>
        <w:ind w:left="6480" w:hanging="360"/>
      </w:pPr>
      <w:rPr>
        <w:rFonts w:ascii="Wingdings" w:hAnsi="Wingdings"/>
      </w:rPr>
    </w:lvl>
  </w:abstractNum>
  <w:abstractNum w:abstractNumId="22" w15:restartNumberingAfterBreak="0">
    <w:nsid w:val="7E6D61F4"/>
    <w:multiLevelType w:val="hybridMultilevel"/>
    <w:tmpl w:val="7E6D61F4"/>
    <w:lvl w:ilvl="0" w:tplc="D4F45666">
      <w:start w:val="1"/>
      <w:numFmt w:val="bullet"/>
      <w:lvlText w:val=""/>
      <w:lvlJc w:val="left"/>
      <w:pPr>
        <w:tabs>
          <w:tab w:val="num" w:pos="360"/>
        </w:tabs>
        <w:ind w:left="360" w:hanging="360"/>
      </w:pPr>
      <w:rPr>
        <w:rFonts w:ascii="Symbol" w:hAnsi="Symbol"/>
      </w:rPr>
    </w:lvl>
    <w:lvl w:ilvl="1" w:tplc="EFB8EC56">
      <w:start w:val="1"/>
      <w:numFmt w:val="bullet"/>
      <w:lvlText w:val="o"/>
      <w:lvlJc w:val="left"/>
      <w:pPr>
        <w:tabs>
          <w:tab w:val="num" w:pos="1080"/>
        </w:tabs>
        <w:ind w:left="1080" w:hanging="360"/>
      </w:pPr>
      <w:rPr>
        <w:rFonts w:ascii="Courier New" w:hAnsi="Courier New"/>
      </w:rPr>
    </w:lvl>
    <w:lvl w:ilvl="2" w:tplc="3820B1E2">
      <w:start w:val="1"/>
      <w:numFmt w:val="bullet"/>
      <w:lvlText w:val=""/>
      <w:lvlJc w:val="left"/>
      <w:pPr>
        <w:tabs>
          <w:tab w:val="num" w:pos="1800"/>
        </w:tabs>
        <w:ind w:left="1800" w:hanging="360"/>
      </w:pPr>
      <w:rPr>
        <w:rFonts w:ascii="Wingdings" w:hAnsi="Wingdings"/>
      </w:rPr>
    </w:lvl>
    <w:lvl w:ilvl="3" w:tplc="A5E01386">
      <w:start w:val="1"/>
      <w:numFmt w:val="bullet"/>
      <w:lvlText w:val=""/>
      <w:lvlJc w:val="left"/>
      <w:pPr>
        <w:tabs>
          <w:tab w:val="num" w:pos="2520"/>
        </w:tabs>
        <w:ind w:left="2520" w:hanging="360"/>
      </w:pPr>
      <w:rPr>
        <w:rFonts w:ascii="Symbol" w:hAnsi="Symbol"/>
      </w:rPr>
    </w:lvl>
    <w:lvl w:ilvl="4" w:tplc="79F41ADC">
      <w:start w:val="1"/>
      <w:numFmt w:val="bullet"/>
      <w:lvlText w:val="o"/>
      <w:lvlJc w:val="left"/>
      <w:pPr>
        <w:tabs>
          <w:tab w:val="num" w:pos="3240"/>
        </w:tabs>
        <w:ind w:left="3240" w:hanging="360"/>
      </w:pPr>
      <w:rPr>
        <w:rFonts w:ascii="Courier New" w:hAnsi="Courier New"/>
      </w:rPr>
    </w:lvl>
    <w:lvl w:ilvl="5" w:tplc="BB2277C2">
      <w:start w:val="1"/>
      <w:numFmt w:val="bullet"/>
      <w:lvlText w:val=""/>
      <w:lvlJc w:val="left"/>
      <w:pPr>
        <w:tabs>
          <w:tab w:val="num" w:pos="3960"/>
        </w:tabs>
        <w:ind w:left="3960" w:hanging="360"/>
      </w:pPr>
      <w:rPr>
        <w:rFonts w:ascii="Wingdings" w:hAnsi="Wingdings"/>
      </w:rPr>
    </w:lvl>
    <w:lvl w:ilvl="6" w:tplc="A7D2B506">
      <w:start w:val="1"/>
      <w:numFmt w:val="bullet"/>
      <w:lvlText w:val=""/>
      <w:lvlJc w:val="left"/>
      <w:pPr>
        <w:tabs>
          <w:tab w:val="num" w:pos="4680"/>
        </w:tabs>
        <w:ind w:left="4680" w:hanging="360"/>
      </w:pPr>
      <w:rPr>
        <w:rFonts w:ascii="Symbol" w:hAnsi="Symbol"/>
      </w:rPr>
    </w:lvl>
    <w:lvl w:ilvl="7" w:tplc="19727852">
      <w:start w:val="1"/>
      <w:numFmt w:val="bullet"/>
      <w:lvlText w:val="o"/>
      <w:lvlJc w:val="left"/>
      <w:pPr>
        <w:tabs>
          <w:tab w:val="num" w:pos="5400"/>
        </w:tabs>
        <w:ind w:left="5400" w:hanging="360"/>
      </w:pPr>
      <w:rPr>
        <w:rFonts w:ascii="Courier New" w:hAnsi="Courier New"/>
      </w:rPr>
    </w:lvl>
    <w:lvl w:ilvl="8" w:tplc="69648AF4">
      <w:start w:val="1"/>
      <w:numFmt w:val="bullet"/>
      <w:lvlText w:val=""/>
      <w:lvlJc w:val="left"/>
      <w:pPr>
        <w:tabs>
          <w:tab w:val="num" w:pos="6120"/>
        </w:tabs>
        <w:ind w:left="6120" w:hanging="360"/>
      </w:pPr>
      <w:rPr>
        <w:rFonts w:ascii="Wingdings" w:hAnsi="Wingdings"/>
      </w:rPr>
    </w:lvl>
  </w:abstractNum>
  <w:abstractNum w:abstractNumId="23" w15:restartNumberingAfterBreak="0">
    <w:nsid w:val="7E6D61F5"/>
    <w:multiLevelType w:val="hybridMultilevel"/>
    <w:tmpl w:val="7E6D61F5"/>
    <w:lvl w:ilvl="0" w:tplc="EA14AC4E">
      <w:start w:val="1"/>
      <w:numFmt w:val="bullet"/>
      <w:lvlText w:val=""/>
      <w:lvlJc w:val="left"/>
      <w:pPr>
        <w:tabs>
          <w:tab w:val="num" w:pos="360"/>
        </w:tabs>
        <w:ind w:left="360" w:hanging="360"/>
      </w:pPr>
      <w:rPr>
        <w:rFonts w:ascii="Symbol" w:hAnsi="Symbol"/>
      </w:rPr>
    </w:lvl>
    <w:lvl w:ilvl="1" w:tplc="DB20FFFA">
      <w:start w:val="1"/>
      <w:numFmt w:val="bullet"/>
      <w:lvlText w:val="o"/>
      <w:lvlJc w:val="left"/>
      <w:pPr>
        <w:tabs>
          <w:tab w:val="num" w:pos="1080"/>
        </w:tabs>
        <w:ind w:left="1080" w:hanging="360"/>
      </w:pPr>
      <w:rPr>
        <w:rFonts w:ascii="Courier New" w:hAnsi="Courier New"/>
      </w:rPr>
    </w:lvl>
    <w:lvl w:ilvl="2" w:tplc="D1261A86">
      <w:start w:val="1"/>
      <w:numFmt w:val="bullet"/>
      <w:lvlText w:val=""/>
      <w:lvlJc w:val="left"/>
      <w:pPr>
        <w:tabs>
          <w:tab w:val="num" w:pos="1800"/>
        </w:tabs>
        <w:ind w:left="1800" w:hanging="360"/>
      </w:pPr>
      <w:rPr>
        <w:rFonts w:ascii="Wingdings" w:hAnsi="Wingdings"/>
      </w:rPr>
    </w:lvl>
    <w:lvl w:ilvl="3" w:tplc="FEA24C0E">
      <w:start w:val="1"/>
      <w:numFmt w:val="bullet"/>
      <w:lvlText w:val=""/>
      <w:lvlJc w:val="left"/>
      <w:pPr>
        <w:tabs>
          <w:tab w:val="num" w:pos="2520"/>
        </w:tabs>
        <w:ind w:left="2520" w:hanging="360"/>
      </w:pPr>
      <w:rPr>
        <w:rFonts w:ascii="Symbol" w:hAnsi="Symbol"/>
      </w:rPr>
    </w:lvl>
    <w:lvl w:ilvl="4" w:tplc="23E445A2">
      <w:start w:val="1"/>
      <w:numFmt w:val="bullet"/>
      <w:lvlText w:val="o"/>
      <w:lvlJc w:val="left"/>
      <w:pPr>
        <w:tabs>
          <w:tab w:val="num" w:pos="3240"/>
        </w:tabs>
        <w:ind w:left="3240" w:hanging="360"/>
      </w:pPr>
      <w:rPr>
        <w:rFonts w:ascii="Courier New" w:hAnsi="Courier New"/>
      </w:rPr>
    </w:lvl>
    <w:lvl w:ilvl="5" w:tplc="B8F65A88">
      <w:start w:val="1"/>
      <w:numFmt w:val="bullet"/>
      <w:lvlText w:val=""/>
      <w:lvlJc w:val="left"/>
      <w:pPr>
        <w:tabs>
          <w:tab w:val="num" w:pos="3960"/>
        </w:tabs>
        <w:ind w:left="3960" w:hanging="360"/>
      </w:pPr>
      <w:rPr>
        <w:rFonts w:ascii="Wingdings" w:hAnsi="Wingdings"/>
      </w:rPr>
    </w:lvl>
    <w:lvl w:ilvl="6" w:tplc="70A6F50A">
      <w:start w:val="1"/>
      <w:numFmt w:val="bullet"/>
      <w:lvlText w:val=""/>
      <w:lvlJc w:val="left"/>
      <w:pPr>
        <w:tabs>
          <w:tab w:val="num" w:pos="4680"/>
        </w:tabs>
        <w:ind w:left="4680" w:hanging="360"/>
      </w:pPr>
      <w:rPr>
        <w:rFonts w:ascii="Symbol" w:hAnsi="Symbol"/>
      </w:rPr>
    </w:lvl>
    <w:lvl w:ilvl="7" w:tplc="096010D2">
      <w:start w:val="1"/>
      <w:numFmt w:val="bullet"/>
      <w:lvlText w:val="o"/>
      <w:lvlJc w:val="left"/>
      <w:pPr>
        <w:tabs>
          <w:tab w:val="num" w:pos="5400"/>
        </w:tabs>
        <w:ind w:left="5400" w:hanging="360"/>
      </w:pPr>
      <w:rPr>
        <w:rFonts w:ascii="Courier New" w:hAnsi="Courier New"/>
      </w:rPr>
    </w:lvl>
    <w:lvl w:ilvl="8" w:tplc="9C609E06">
      <w:start w:val="1"/>
      <w:numFmt w:val="bullet"/>
      <w:lvlText w:val=""/>
      <w:lvlJc w:val="left"/>
      <w:pPr>
        <w:tabs>
          <w:tab w:val="num" w:pos="6120"/>
        </w:tabs>
        <w:ind w:left="6120" w:hanging="360"/>
      </w:pPr>
      <w:rPr>
        <w:rFonts w:ascii="Wingdings" w:hAnsi="Wingdings"/>
      </w:rPr>
    </w:lvl>
  </w:abstractNum>
  <w:abstractNum w:abstractNumId="24" w15:restartNumberingAfterBreak="0">
    <w:nsid w:val="7E6D61F6"/>
    <w:multiLevelType w:val="hybridMultilevel"/>
    <w:tmpl w:val="7E6D61F6"/>
    <w:lvl w:ilvl="0" w:tplc="3266C85E">
      <w:start w:val="1"/>
      <w:numFmt w:val="bullet"/>
      <w:lvlText w:val=""/>
      <w:lvlJc w:val="left"/>
      <w:pPr>
        <w:tabs>
          <w:tab w:val="num" w:pos="360"/>
        </w:tabs>
        <w:ind w:left="360" w:hanging="360"/>
      </w:pPr>
      <w:rPr>
        <w:rFonts w:ascii="Symbol" w:hAnsi="Symbol"/>
      </w:rPr>
    </w:lvl>
    <w:lvl w:ilvl="1" w:tplc="76028E48">
      <w:start w:val="1"/>
      <w:numFmt w:val="bullet"/>
      <w:lvlText w:val="o"/>
      <w:lvlJc w:val="left"/>
      <w:pPr>
        <w:tabs>
          <w:tab w:val="num" w:pos="1080"/>
        </w:tabs>
        <w:ind w:left="1080" w:hanging="360"/>
      </w:pPr>
      <w:rPr>
        <w:rFonts w:ascii="Courier New" w:hAnsi="Courier New"/>
      </w:rPr>
    </w:lvl>
    <w:lvl w:ilvl="2" w:tplc="025CD3A0">
      <w:start w:val="1"/>
      <w:numFmt w:val="bullet"/>
      <w:lvlText w:val=""/>
      <w:lvlJc w:val="left"/>
      <w:pPr>
        <w:tabs>
          <w:tab w:val="num" w:pos="1800"/>
        </w:tabs>
        <w:ind w:left="1800" w:hanging="360"/>
      </w:pPr>
      <w:rPr>
        <w:rFonts w:ascii="Wingdings" w:hAnsi="Wingdings"/>
      </w:rPr>
    </w:lvl>
    <w:lvl w:ilvl="3" w:tplc="280A8A08">
      <w:start w:val="1"/>
      <w:numFmt w:val="bullet"/>
      <w:lvlText w:val=""/>
      <w:lvlJc w:val="left"/>
      <w:pPr>
        <w:tabs>
          <w:tab w:val="num" w:pos="2520"/>
        </w:tabs>
        <w:ind w:left="2520" w:hanging="360"/>
      </w:pPr>
      <w:rPr>
        <w:rFonts w:ascii="Symbol" w:hAnsi="Symbol"/>
      </w:rPr>
    </w:lvl>
    <w:lvl w:ilvl="4" w:tplc="BAA00328">
      <w:start w:val="1"/>
      <w:numFmt w:val="bullet"/>
      <w:lvlText w:val="o"/>
      <w:lvlJc w:val="left"/>
      <w:pPr>
        <w:tabs>
          <w:tab w:val="num" w:pos="3240"/>
        </w:tabs>
        <w:ind w:left="3240" w:hanging="360"/>
      </w:pPr>
      <w:rPr>
        <w:rFonts w:ascii="Courier New" w:hAnsi="Courier New"/>
      </w:rPr>
    </w:lvl>
    <w:lvl w:ilvl="5" w:tplc="8228A942">
      <w:start w:val="1"/>
      <w:numFmt w:val="bullet"/>
      <w:lvlText w:val=""/>
      <w:lvlJc w:val="left"/>
      <w:pPr>
        <w:tabs>
          <w:tab w:val="num" w:pos="3960"/>
        </w:tabs>
        <w:ind w:left="3960" w:hanging="360"/>
      </w:pPr>
      <w:rPr>
        <w:rFonts w:ascii="Wingdings" w:hAnsi="Wingdings"/>
      </w:rPr>
    </w:lvl>
    <w:lvl w:ilvl="6" w:tplc="BE30CCF8">
      <w:start w:val="1"/>
      <w:numFmt w:val="bullet"/>
      <w:lvlText w:val=""/>
      <w:lvlJc w:val="left"/>
      <w:pPr>
        <w:tabs>
          <w:tab w:val="num" w:pos="4680"/>
        </w:tabs>
        <w:ind w:left="4680" w:hanging="360"/>
      </w:pPr>
      <w:rPr>
        <w:rFonts w:ascii="Symbol" w:hAnsi="Symbol"/>
      </w:rPr>
    </w:lvl>
    <w:lvl w:ilvl="7" w:tplc="0284E2E4">
      <w:start w:val="1"/>
      <w:numFmt w:val="bullet"/>
      <w:lvlText w:val="o"/>
      <w:lvlJc w:val="left"/>
      <w:pPr>
        <w:tabs>
          <w:tab w:val="num" w:pos="5400"/>
        </w:tabs>
        <w:ind w:left="5400" w:hanging="360"/>
      </w:pPr>
      <w:rPr>
        <w:rFonts w:ascii="Courier New" w:hAnsi="Courier New"/>
      </w:rPr>
    </w:lvl>
    <w:lvl w:ilvl="8" w:tplc="D9CC17AE">
      <w:start w:val="1"/>
      <w:numFmt w:val="bullet"/>
      <w:lvlText w:val=""/>
      <w:lvlJc w:val="left"/>
      <w:pPr>
        <w:tabs>
          <w:tab w:val="num" w:pos="6120"/>
        </w:tabs>
        <w:ind w:left="6120" w:hanging="360"/>
      </w:pPr>
      <w:rPr>
        <w:rFonts w:ascii="Wingdings" w:hAnsi="Wingdings"/>
      </w:rPr>
    </w:lvl>
  </w:abstractNum>
  <w:abstractNum w:abstractNumId="25" w15:restartNumberingAfterBreak="0">
    <w:nsid w:val="7E6D61F7"/>
    <w:multiLevelType w:val="hybridMultilevel"/>
    <w:tmpl w:val="7E6D61F7"/>
    <w:lvl w:ilvl="0" w:tplc="44A616D0">
      <w:start w:val="1"/>
      <w:numFmt w:val="bullet"/>
      <w:lvlText w:val=""/>
      <w:lvlJc w:val="left"/>
      <w:pPr>
        <w:tabs>
          <w:tab w:val="num" w:pos="360"/>
        </w:tabs>
        <w:ind w:left="360" w:hanging="360"/>
      </w:pPr>
      <w:rPr>
        <w:rFonts w:ascii="Symbol" w:hAnsi="Symbol"/>
      </w:rPr>
    </w:lvl>
    <w:lvl w:ilvl="1" w:tplc="A290E770">
      <w:start w:val="1"/>
      <w:numFmt w:val="bullet"/>
      <w:lvlText w:val="o"/>
      <w:lvlJc w:val="left"/>
      <w:pPr>
        <w:tabs>
          <w:tab w:val="num" w:pos="1080"/>
        </w:tabs>
        <w:ind w:left="1080" w:hanging="360"/>
      </w:pPr>
      <w:rPr>
        <w:rFonts w:ascii="Courier New" w:hAnsi="Courier New"/>
      </w:rPr>
    </w:lvl>
    <w:lvl w:ilvl="2" w:tplc="38FA1974">
      <w:start w:val="1"/>
      <w:numFmt w:val="bullet"/>
      <w:lvlText w:val=""/>
      <w:lvlJc w:val="left"/>
      <w:pPr>
        <w:tabs>
          <w:tab w:val="num" w:pos="1800"/>
        </w:tabs>
        <w:ind w:left="1800" w:hanging="360"/>
      </w:pPr>
      <w:rPr>
        <w:rFonts w:ascii="Wingdings" w:hAnsi="Wingdings"/>
      </w:rPr>
    </w:lvl>
    <w:lvl w:ilvl="3" w:tplc="ED7A1DD6">
      <w:start w:val="1"/>
      <w:numFmt w:val="bullet"/>
      <w:lvlText w:val=""/>
      <w:lvlJc w:val="left"/>
      <w:pPr>
        <w:tabs>
          <w:tab w:val="num" w:pos="2520"/>
        </w:tabs>
        <w:ind w:left="2520" w:hanging="360"/>
      </w:pPr>
      <w:rPr>
        <w:rFonts w:ascii="Symbol" w:hAnsi="Symbol"/>
      </w:rPr>
    </w:lvl>
    <w:lvl w:ilvl="4" w:tplc="FD6223FE">
      <w:start w:val="1"/>
      <w:numFmt w:val="bullet"/>
      <w:lvlText w:val="o"/>
      <w:lvlJc w:val="left"/>
      <w:pPr>
        <w:tabs>
          <w:tab w:val="num" w:pos="3240"/>
        </w:tabs>
        <w:ind w:left="3240" w:hanging="360"/>
      </w:pPr>
      <w:rPr>
        <w:rFonts w:ascii="Courier New" w:hAnsi="Courier New"/>
      </w:rPr>
    </w:lvl>
    <w:lvl w:ilvl="5" w:tplc="272E612A">
      <w:start w:val="1"/>
      <w:numFmt w:val="bullet"/>
      <w:lvlText w:val=""/>
      <w:lvlJc w:val="left"/>
      <w:pPr>
        <w:tabs>
          <w:tab w:val="num" w:pos="3960"/>
        </w:tabs>
        <w:ind w:left="3960" w:hanging="360"/>
      </w:pPr>
      <w:rPr>
        <w:rFonts w:ascii="Wingdings" w:hAnsi="Wingdings"/>
      </w:rPr>
    </w:lvl>
    <w:lvl w:ilvl="6" w:tplc="F3CA4E96">
      <w:start w:val="1"/>
      <w:numFmt w:val="bullet"/>
      <w:lvlText w:val=""/>
      <w:lvlJc w:val="left"/>
      <w:pPr>
        <w:tabs>
          <w:tab w:val="num" w:pos="4680"/>
        </w:tabs>
        <w:ind w:left="4680" w:hanging="360"/>
      </w:pPr>
      <w:rPr>
        <w:rFonts w:ascii="Symbol" w:hAnsi="Symbol"/>
      </w:rPr>
    </w:lvl>
    <w:lvl w:ilvl="7" w:tplc="36DC2290">
      <w:start w:val="1"/>
      <w:numFmt w:val="bullet"/>
      <w:lvlText w:val="o"/>
      <w:lvlJc w:val="left"/>
      <w:pPr>
        <w:tabs>
          <w:tab w:val="num" w:pos="5400"/>
        </w:tabs>
        <w:ind w:left="5400" w:hanging="360"/>
      </w:pPr>
      <w:rPr>
        <w:rFonts w:ascii="Courier New" w:hAnsi="Courier New"/>
      </w:rPr>
    </w:lvl>
    <w:lvl w:ilvl="8" w:tplc="483ED540">
      <w:start w:val="1"/>
      <w:numFmt w:val="bullet"/>
      <w:lvlText w:val=""/>
      <w:lvlJc w:val="left"/>
      <w:pPr>
        <w:tabs>
          <w:tab w:val="num" w:pos="6120"/>
        </w:tabs>
        <w:ind w:left="6120" w:hanging="360"/>
      </w:pPr>
      <w:rPr>
        <w:rFonts w:ascii="Wingdings" w:hAnsi="Wingdings"/>
      </w:rPr>
    </w:lvl>
  </w:abstractNum>
  <w:abstractNum w:abstractNumId="26" w15:restartNumberingAfterBreak="0">
    <w:nsid w:val="7E6D61F8"/>
    <w:multiLevelType w:val="hybridMultilevel"/>
    <w:tmpl w:val="7E6D61F8"/>
    <w:lvl w:ilvl="0" w:tplc="7BF02516">
      <w:start w:val="1"/>
      <w:numFmt w:val="bullet"/>
      <w:lvlText w:val=""/>
      <w:lvlJc w:val="left"/>
      <w:pPr>
        <w:tabs>
          <w:tab w:val="num" w:pos="360"/>
        </w:tabs>
        <w:ind w:left="360" w:hanging="360"/>
      </w:pPr>
      <w:rPr>
        <w:rFonts w:ascii="Symbol" w:hAnsi="Symbol"/>
      </w:rPr>
    </w:lvl>
    <w:lvl w:ilvl="1" w:tplc="23747B66">
      <w:start w:val="1"/>
      <w:numFmt w:val="bullet"/>
      <w:lvlText w:val="o"/>
      <w:lvlJc w:val="left"/>
      <w:pPr>
        <w:tabs>
          <w:tab w:val="num" w:pos="1080"/>
        </w:tabs>
        <w:ind w:left="1080" w:hanging="360"/>
      </w:pPr>
      <w:rPr>
        <w:rFonts w:ascii="Courier New" w:hAnsi="Courier New"/>
      </w:rPr>
    </w:lvl>
    <w:lvl w:ilvl="2" w:tplc="64823A3C">
      <w:start w:val="1"/>
      <w:numFmt w:val="bullet"/>
      <w:lvlText w:val=""/>
      <w:lvlJc w:val="left"/>
      <w:pPr>
        <w:tabs>
          <w:tab w:val="num" w:pos="1800"/>
        </w:tabs>
        <w:ind w:left="1800" w:hanging="360"/>
      </w:pPr>
      <w:rPr>
        <w:rFonts w:ascii="Wingdings" w:hAnsi="Wingdings"/>
      </w:rPr>
    </w:lvl>
    <w:lvl w:ilvl="3" w:tplc="665E98EE">
      <w:start w:val="1"/>
      <w:numFmt w:val="bullet"/>
      <w:lvlText w:val=""/>
      <w:lvlJc w:val="left"/>
      <w:pPr>
        <w:tabs>
          <w:tab w:val="num" w:pos="2520"/>
        </w:tabs>
        <w:ind w:left="2520" w:hanging="360"/>
      </w:pPr>
      <w:rPr>
        <w:rFonts w:ascii="Symbol" w:hAnsi="Symbol"/>
      </w:rPr>
    </w:lvl>
    <w:lvl w:ilvl="4" w:tplc="890CF16C">
      <w:start w:val="1"/>
      <w:numFmt w:val="bullet"/>
      <w:lvlText w:val="o"/>
      <w:lvlJc w:val="left"/>
      <w:pPr>
        <w:tabs>
          <w:tab w:val="num" w:pos="3240"/>
        </w:tabs>
        <w:ind w:left="3240" w:hanging="360"/>
      </w:pPr>
      <w:rPr>
        <w:rFonts w:ascii="Courier New" w:hAnsi="Courier New"/>
      </w:rPr>
    </w:lvl>
    <w:lvl w:ilvl="5" w:tplc="41FE0026">
      <w:start w:val="1"/>
      <w:numFmt w:val="bullet"/>
      <w:lvlText w:val=""/>
      <w:lvlJc w:val="left"/>
      <w:pPr>
        <w:tabs>
          <w:tab w:val="num" w:pos="3960"/>
        </w:tabs>
        <w:ind w:left="3960" w:hanging="360"/>
      </w:pPr>
      <w:rPr>
        <w:rFonts w:ascii="Wingdings" w:hAnsi="Wingdings"/>
      </w:rPr>
    </w:lvl>
    <w:lvl w:ilvl="6" w:tplc="1EF4FC0A">
      <w:start w:val="1"/>
      <w:numFmt w:val="bullet"/>
      <w:lvlText w:val=""/>
      <w:lvlJc w:val="left"/>
      <w:pPr>
        <w:tabs>
          <w:tab w:val="num" w:pos="4680"/>
        </w:tabs>
        <w:ind w:left="4680" w:hanging="360"/>
      </w:pPr>
      <w:rPr>
        <w:rFonts w:ascii="Symbol" w:hAnsi="Symbol"/>
      </w:rPr>
    </w:lvl>
    <w:lvl w:ilvl="7" w:tplc="BBC882E2">
      <w:start w:val="1"/>
      <w:numFmt w:val="bullet"/>
      <w:lvlText w:val="o"/>
      <w:lvlJc w:val="left"/>
      <w:pPr>
        <w:tabs>
          <w:tab w:val="num" w:pos="5400"/>
        </w:tabs>
        <w:ind w:left="5400" w:hanging="360"/>
      </w:pPr>
      <w:rPr>
        <w:rFonts w:ascii="Courier New" w:hAnsi="Courier New"/>
      </w:rPr>
    </w:lvl>
    <w:lvl w:ilvl="8" w:tplc="829AEF7E">
      <w:start w:val="1"/>
      <w:numFmt w:val="bullet"/>
      <w:lvlText w:val=""/>
      <w:lvlJc w:val="left"/>
      <w:pPr>
        <w:tabs>
          <w:tab w:val="num" w:pos="6120"/>
        </w:tabs>
        <w:ind w:left="6120" w:hanging="360"/>
      </w:pPr>
      <w:rPr>
        <w:rFonts w:ascii="Wingdings" w:hAnsi="Wingdings"/>
      </w:rPr>
    </w:lvl>
  </w:abstractNum>
  <w:abstractNum w:abstractNumId="27" w15:restartNumberingAfterBreak="0">
    <w:nsid w:val="7E6D61F9"/>
    <w:multiLevelType w:val="hybridMultilevel"/>
    <w:tmpl w:val="7E6D61F9"/>
    <w:lvl w:ilvl="0" w:tplc="71AA0F66">
      <w:start w:val="1"/>
      <w:numFmt w:val="bullet"/>
      <w:lvlText w:val=""/>
      <w:lvlJc w:val="left"/>
      <w:pPr>
        <w:tabs>
          <w:tab w:val="num" w:pos="360"/>
        </w:tabs>
        <w:ind w:left="360" w:hanging="360"/>
      </w:pPr>
      <w:rPr>
        <w:rFonts w:ascii="Symbol" w:hAnsi="Symbol"/>
      </w:rPr>
    </w:lvl>
    <w:lvl w:ilvl="1" w:tplc="2E62B7E4">
      <w:start w:val="1"/>
      <w:numFmt w:val="bullet"/>
      <w:lvlText w:val="o"/>
      <w:lvlJc w:val="left"/>
      <w:pPr>
        <w:tabs>
          <w:tab w:val="num" w:pos="1080"/>
        </w:tabs>
        <w:ind w:left="1080" w:hanging="360"/>
      </w:pPr>
      <w:rPr>
        <w:rFonts w:ascii="Courier New" w:hAnsi="Courier New"/>
      </w:rPr>
    </w:lvl>
    <w:lvl w:ilvl="2" w:tplc="349A3F76">
      <w:start w:val="1"/>
      <w:numFmt w:val="bullet"/>
      <w:lvlText w:val=""/>
      <w:lvlJc w:val="left"/>
      <w:pPr>
        <w:tabs>
          <w:tab w:val="num" w:pos="1800"/>
        </w:tabs>
        <w:ind w:left="1800" w:hanging="360"/>
      </w:pPr>
      <w:rPr>
        <w:rFonts w:ascii="Wingdings" w:hAnsi="Wingdings"/>
      </w:rPr>
    </w:lvl>
    <w:lvl w:ilvl="3" w:tplc="05480A08">
      <w:start w:val="1"/>
      <w:numFmt w:val="bullet"/>
      <w:lvlText w:val=""/>
      <w:lvlJc w:val="left"/>
      <w:pPr>
        <w:tabs>
          <w:tab w:val="num" w:pos="2520"/>
        </w:tabs>
        <w:ind w:left="2520" w:hanging="360"/>
      </w:pPr>
      <w:rPr>
        <w:rFonts w:ascii="Symbol" w:hAnsi="Symbol"/>
      </w:rPr>
    </w:lvl>
    <w:lvl w:ilvl="4" w:tplc="12A45DE4">
      <w:start w:val="1"/>
      <w:numFmt w:val="bullet"/>
      <w:lvlText w:val="o"/>
      <w:lvlJc w:val="left"/>
      <w:pPr>
        <w:tabs>
          <w:tab w:val="num" w:pos="3240"/>
        </w:tabs>
        <w:ind w:left="3240" w:hanging="360"/>
      </w:pPr>
      <w:rPr>
        <w:rFonts w:ascii="Courier New" w:hAnsi="Courier New"/>
      </w:rPr>
    </w:lvl>
    <w:lvl w:ilvl="5" w:tplc="8DB2691E">
      <w:start w:val="1"/>
      <w:numFmt w:val="bullet"/>
      <w:lvlText w:val=""/>
      <w:lvlJc w:val="left"/>
      <w:pPr>
        <w:tabs>
          <w:tab w:val="num" w:pos="3960"/>
        </w:tabs>
        <w:ind w:left="3960" w:hanging="360"/>
      </w:pPr>
      <w:rPr>
        <w:rFonts w:ascii="Wingdings" w:hAnsi="Wingdings"/>
      </w:rPr>
    </w:lvl>
    <w:lvl w:ilvl="6" w:tplc="FFA4DADE">
      <w:start w:val="1"/>
      <w:numFmt w:val="bullet"/>
      <w:lvlText w:val=""/>
      <w:lvlJc w:val="left"/>
      <w:pPr>
        <w:tabs>
          <w:tab w:val="num" w:pos="4680"/>
        </w:tabs>
        <w:ind w:left="4680" w:hanging="360"/>
      </w:pPr>
      <w:rPr>
        <w:rFonts w:ascii="Symbol" w:hAnsi="Symbol"/>
      </w:rPr>
    </w:lvl>
    <w:lvl w:ilvl="7" w:tplc="2C60D2AA">
      <w:start w:val="1"/>
      <w:numFmt w:val="bullet"/>
      <w:lvlText w:val="o"/>
      <w:lvlJc w:val="left"/>
      <w:pPr>
        <w:tabs>
          <w:tab w:val="num" w:pos="5400"/>
        </w:tabs>
        <w:ind w:left="5400" w:hanging="360"/>
      </w:pPr>
      <w:rPr>
        <w:rFonts w:ascii="Courier New" w:hAnsi="Courier New"/>
      </w:rPr>
    </w:lvl>
    <w:lvl w:ilvl="8" w:tplc="62A4C726">
      <w:start w:val="1"/>
      <w:numFmt w:val="bullet"/>
      <w:lvlText w:val=""/>
      <w:lvlJc w:val="left"/>
      <w:pPr>
        <w:tabs>
          <w:tab w:val="num" w:pos="6120"/>
        </w:tabs>
        <w:ind w:left="6120" w:hanging="360"/>
      </w:pPr>
      <w:rPr>
        <w:rFonts w:ascii="Wingdings" w:hAnsi="Wingdings"/>
      </w:rPr>
    </w:lvl>
  </w:abstractNum>
  <w:abstractNum w:abstractNumId="28" w15:restartNumberingAfterBreak="0">
    <w:nsid w:val="7E6D61FA"/>
    <w:multiLevelType w:val="hybridMultilevel"/>
    <w:tmpl w:val="7E6D61FA"/>
    <w:lvl w:ilvl="0" w:tplc="B2B2EB74">
      <w:start w:val="1"/>
      <w:numFmt w:val="bullet"/>
      <w:lvlText w:val=""/>
      <w:lvlJc w:val="left"/>
      <w:pPr>
        <w:tabs>
          <w:tab w:val="num" w:pos="360"/>
        </w:tabs>
        <w:ind w:left="360" w:hanging="360"/>
      </w:pPr>
      <w:rPr>
        <w:rFonts w:ascii="Symbol" w:hAnsi="Symbol"/>
      </w:rPr>
    </w:lvl>
    <w:lvl w:ilvl="1" w:tplc="3E082542">
      <w:start w:val="1"/>
      <w:numFmt w:val="bullet"/>
      <w:lvlText w:val="o"/>
      <w:lvlJc w:val="left"/>
      <w:pPr>
        <w:tabs>
          <w:tab w:val="num" w:pos="1080"/>
        </w:tabs>
        <w:ind w:left="1080" w:hanging="360"/>
      </w:pPr>
      <w:rPr>
        <w:rFonts w:ascii="Courier New" w:hAnsi="Courier New"/>
      </w:rPr>
    </w:lvl>
    <w:lvl w:ilvl="2" w:tplc="B344B2A2">
      <w:start w:val="1"/>
      <w:numFmt w:val="bullet"/>
      <w:lvlText w:val=""/>
      <w:lvlJc w:val="left"/>
      <w:pPr>
        <w:tabs>
          <w:tab w:val="num" w:pos="1800"/>
        </w:tabs>
        <w:ind w:left="1800" w:hanging="360"/>
      </w:pPr>
      <w:rPr>
        <w:rFonts w:ascii="Wingdings" w:hAnsi="Wingdings"/>
      </w:rPr>
    </w:lvl>
    <w:lvl w:ilvl="3" w:tplc="A7085DE0">
      <w:start w:val="1"/>
      <w:numFmt w:val="bullet"/>
      <w:lvlText w:val=""/>
      <w:lvlJc w:val="left"/>
      <w:pPr>
        <w:tabs>
          <w:tab w:val="num" w:pos="2520"/>
        </w:tabs>
        <w:ind w:left="2520" w:hanging="360"/>
      </w:pPr>
      <w:rPr>
        <w:rFonts w:ascii="Symbol" w:hAnsi="Symbol"/>
      </w:rPr>
    </w:lvl>
    <w:lvl w:ilvl="4" w:tplc="D25ED70E">
      <w:start w:val="1"/>
      <w:numFmt w:val="bullet"/>
      <w:lvlText w:val="o"/>
      <w:lvlJc w:val="left"/>
      <w:pPr>
        <w:tabs>
          <w:tab w:val="num" w:pos="3240"/>
        </w:tabs>
        <w:ind w:left="3240" w:hanging="360"/>
      </w:pPr>
      <w:rPr>
        <w:rFonts w:ascii="Courier New" w:hAnsi="Courier New"/>
      </w:rPr>
    </w:lvl>
    <w:lvl w:ilvl="5" w:tplc="EF52B1C4">
      <w:start w:val="1"/>
      <w:numFmt w:val="bullet"/>
      <w:lvlText w:val=""/>
      <w:lvlJc w:val="left"/>
      <w:pPr>
        <w:tabs>
          <w:tab w:val="num" w:pos="3960"/>
        </w:tabs>
        <w:ind w:left="3960" w:hanging="360"/>
      </w:pPr>
      <w:rPr>
        <w:rFonts w:ascii="Wingdings" w:hAnsi="Wingdings"/>
      </w:rPr>
    </w:lvl>
    <w:lvl w:ilvl="6" w:tplc="3BDCCBEC">
      <w:start w:val="1"/>
      <w:numFmt w:val="bullet"/>
      <w:lvlText w:val=""/>
      <w:lvlJc w:val="left"/>
      <w:pPr>
        <w:tabs>
          <w:tab w:val="num" w:pos="4680"/>
        </w:tabs>
        <w:ind w:left="4680" w:hanging="360"/>
      </w:pPr>
      <w:rPr>
        <w:rFonts w:ascii="Symbol" w:hAnsi="Symbol"/>
      </w:rPr>
    </w:lvl>
    <w:lvl w:ilvl="7" w:tplc="C3DEC84A">
      <w:start w:val="1"/>
      <w:numFmt w:val="bullet"/>
      <w:lvlText w:val="o"/>
      <w:lvlJc w:val="left"/>
      <w:pPr>
        <w:tabs>
          <w:tab w:val="num" w:pos="5400"/>
        </w:tabs>
        <w:ind w:left="5400" w:hanging="360"/>
      </w:pPr>
      <w:rPr>
        <w:rFonts w:ascii="Courier New" w:hAnsi="Courier New"/>
      </w:rPr>
    </w:lvl>
    <w:lvl w:ilvl="8" w:tplc="4164085C">
      <w:start w:val="1"/>
      <w:numFmt w:val="bullet"/>
      <w:lvlText w:val=""/>
      <w:lvlJc w:val="left"/>
      <w:pPr>
        <w:tabs>
          <w:tab w:val="num" w:pos="6120"/>
        </w:tabs>
        <w:ind w:left="6120" w:hanging="360"/>
      </w:pPr>
      <w:rPr>
        <w:rFonts w:ascii="Wingdings" w:hAnsi="Wingdings"/>
      </w:rPr>
    </w:lvl>
  </w:abstractNum>
  <w:abstractNum w:abstractNumId="29" w15:restartNumberingAfterBreak="0">
    <w:nsid w:val="7E6D61FB"/>
    <w:multiLevelType w:val="hybridMultilevel"/>
    <w:tmpl w:val="7E6D61FB"/>
    <w:lvl w:ilvl="0" w:tplc="6A5CE5C6">
      <w:start w:val="1"/>
      <w:numFmt w:val="bullet"/>
      <w:lvlText w:val=""/>
      <w:lvlJc w:val="left"/>
      <w:pPr>
        <w:tabs>
          <w:tab w:val="num" w:pos="360"/>
        </w:tabs>
        <w:ind w:left="360" w:hanging="360"/>
      </w:pPr>
      <w:rPr>
        <w:rFonts w:ascii="Symbol" w:hAnsi="Symbol"/>
      </w:rPr>
    </w:lvl>
    <w:lvl w:ilvl="1" w:tplc="964EC926">
      <w:start w:val="1"/>
      <w:numFmt w:val="bullet"/>
      <w:lvlText w:val="o"/>
      <w:lvlJc w:val="left"/>
      <w:pPr>
        <w:tabs>
          <w:tab w:val="num" w:pos="1080"/>
        </w:tabs>
        <w:ind w:left="1080" w:hanging="360"/>
      </w:pPr>
      <w:rPr>
        <w:rFonts w:ascii="Courier New" w:hAnsi="Courier New"/>
      </w:rPr>
    </w:lvl>
    <w:lvl w:ilvl="2" w:tplc="48D46F04">
      <w:start w:val="1"/>
      <w:numFmt w:val="bullet"/>
      <w:lvlText w:val=""/>
      <w:lvlJc w:val="left"/>
      <w:pPr>
        <w:tabs>
          <w:tab w:val="num" w:pos="1800"/>
        </w:tabs>
        <w:ind w:left="1800" w:hanging="360"/>
      </w:pPr>
      <w:rPr>
        <w:rFonts w:ascii="Wingdings" w:hAnsi="Wingdings"/>
      </w:rPr>
    </w:lvl>
    <w:lvl w:ilvl="3" w:tplc="59C0B6A0">
      <w:start w:val="1"/>
      <w:numFmt w:val="bullet"/>
      <w:lvlText w:val=""/>
      <w:lvlJc w:val="left"/>
      <w:pPr>
        <w:tabs>
          <w:tab w:val="num" w:pos="2520"/>
        </w:tabs>
        <w:ind w:left="2520" w:hanging="360"/>
      </w:pPr>
      <w:rPr>
        <w:rFonts w:ascii="Symbol" w:hAnsi="Symbol"/>
      </w:rPr>
    </w:lvl>
    <w:lvl w:ilvl="4" w:tplc="8AF0BEFE">
      <w:start w:val="1"/>
      <w:numFmt w:val="bullet"/>
      <w:lvlText w:val="o"/>
      <w:lvlJc w:val="left"/>
      <w:pPr>
        <w:tabs>
          <w:tab w:val="num" w:pos="3240"/>
        </w:tabs>
        <w:ind w:left="3240" w:hanging="360"/>
      </w:pPr>
      <w:rPr>
        <w:rFonts w:ascii="Courier New" w:hAnsi="Courier New"/>
      </w:rPr>
    </w:lvl>
    <w:lvl w:ilvl="5" w:tplc="87160104">
      <w:start w:val="1"/>
      <w:numFmt w:val="bullet"/>
      <w:lvlText w:val=""/>
      <w:lvlJc w:val="left"/>
      <w:pPr>
        <w:tabs>
          <w:tab w:val="num" w:pos="3960"/>
        </w:tabs>
        <w:ind w:left="3960" w:hanging="360"/>
      </w:pPr>
      <w:rPr>
        <w:rFonts w:ascii="Wingdings" w:hAnsi="Wingdings"/>
      </w:rPr>
    </w:lvl>
    <w:lvl w:ilvl="6" w:tplc="41ACEB9C">
      <w:start w:val="1"/>
      <w:numFmt w:val="bullet"/>
      <w:lvlText w:val=""/>
      <w:lvlJc w:val="left"/>
      <w:pPr>
        <w:tabs>
          <w:tab w:val="num" w:pos="4680"/>
        </w:tabs>
        <w:ind w:left="4680" w:hanging="360"/>
      </w:pPr>
      <w:rPr>
        <w:rFonts w:ascii="Symbol" w:hAnsi="Symbol"/>
      </w:rPr>
    </w:lvl>
    <w:lvl w:ilvl="7" w:tplc="57C241D6">
      <w:start w:val="1"/>
      <w:numFmt w:val="bullet"/>
      <w:lvlText w:val="o"/>
      <w:lvlJc w:val="left"/>
      <w:pPr>
        <w:tabs>
          <w:tab w:val="num" w:pos="5400"/>
        </w:tabs>
        <w:ind w:left="5400" w:hanging="360"/>
      </w:pPr>
      <w:rPr>
        <w:rFonts w:ascii="Courier New" w:hAnsi="Courier New"/>
      </w:rPr>
    </w:lvl>
    <w:lvl w:ilvl="8" w:tplc="31504D94">
      <w:start w:val="1"/>
      <w:numFmt w:val="bullet"/>
      <w:lvlText w:val=""/>
      <w:lvlJc w:val="left"/>
      <w:pPr>
        <w:tabs>
          <w:tab w:val="num" w:pos="6120"/>
        </w:tabs>
        <w:ind w:left="6120" w:hanging="360"/>
      </w:pPr>
      <w:rPr>
        <w:rFonts w:ascii="Wingdings" w:hAnsi="Wingdings"/>
      </w:rPr>
    </w:lvl>
  </w:abstractNum>
  <w:abstractNum w:abstractNumId="30" w15:restartNumberingAfterBreak="0">
    <w:nsid w:val="7E6D61FC"/>
    <w:multiLevelType w:val="hybridMultilevel"/>
    <w:tmpl w:val="7E6D61FC"/>
    <w:lvl w:ilvl="0" w:tplc="60DE79DC">
      <w:start w:val="1"/>
      <w:numFmt w:val="bullet"/>
      <w:lvlText w:val=""/>
      <w:lvlJc w:val="left"/>
      <w:pPr>
        <w:tabs>
          <w:tab w:val="num" w:pos="360"/>
        </w:tabs>
        <w:ind w:left="360" w:hanging="360"/>
      </w:pPr>
      <w:rPr>
        <w:rFonts w:ascii="Symbol" w:hAnsi="Symbol"/>
      </w:rPr>
    </w:lvl>
    <w:lvl w:ilvl="1" w:tplc="53B4AB36">
      <w:start w:val="1"/>
      <w:numFmt w:val="bullet"/>
      <w:lvlText w:val="o"/>
      <w:lvlJc w:val="left"/>
      <w:pPr>
        <w:tabs>
          <w:tab w:val="num" w:pos="1080"/>
        </w:tabs>
        <w:ind w:left="1080" w:hanging="360"/>
      </w:pPr>
      <w:rPr>
        <w:rFonts w:ascii="Courier New" w:hAnsi="Courier New"/>
      </w:rPr>
    </w:lvl>
    <w:lvl w:ilvl="2" w:tplc="C5560492">
      <w:start w:val="1"/>
      <w:numFmt w:val="bullet"/>
      <w:lvlText w:val=""/>
      <w:lvlJc w:val="left"/>
      <w:pPr>
        <w:tabs>
          <w:tab w:val="num" w:pos="1800"/>
        </w:tabs>
        <w:ind w:left="1800" w:hanging="360"/>
      </w:pPr>
      <w:rPr>
        <w:rFonts w:ascii="Wingdings" w:hAnsi="Wingdings"/>
      </w:rPr>
    </w:lvl>
    <w:lvl w:ilvl="3" w:tplc="B0FAFC2E">
      <w:start w:val="1"/>
      <w:numFmt w:val="bullet"/>
      <w:lvlText w:val=""/>
      <w:lvlJc w:val="left"/>
      <w:pPr>
        <w:tabs>
          <w:tab w:val="num" w:pos="2520"/>
        </w:tabs>
        <w:ind w:left="2520" w:hanging="360"/>
      </w:pPr>
      <w:rPr>
        <w:rFonts w:ascii="Symbol" w:hAnsi="Symbol"/>
      </w:rPr>
    </w:lvl>
    <w:lvl w:ilvl="4" w:tplc="FB2A22FE">
      <w:start w:val="1"/>
      <w:numFmt w:val="bullet"/>
      <w:lvlText w:val="o"/>
      <w:lvlJc w:val="left"/>
      <w:pPr>
        <w:tabs>
          <w:tab w:val="num" w:pos="3240"/>
        </w:tabs>
        <w:ind w:left="3240" w:hanging="360"/>
      </w:pPr>
      <w:rPr>
        <w:rFonts w:ascii="Courier New" w:hAnsi="Courier New"/>
      </w:rPr>
    </w:lvl>
    <w:lvl w:ilvl="5" w:tplc="C3E47424">
      <w:start w:val="1"/>
      <w:numFmt w:val="bullet"/>
      <w:lvlText w:val=""/>
      <w:lvlJc w:val="left"/>
      <w:pPr>
        <w:tabs>
          <w:tab w:val="num" w:pos="3960"/>
        </w:tabs>
        <w:ind w:left="3960" w:hanging="360"/>
      </w:pPr>
      <w:rPr>
        <w:rFonts w:ascii="Wingdings" w:hAnsi="Wingdings"/>
      </w:rPr>
    </w:lvl>
    <w:lvl w:ilvl="6" w:tplc="02F83E04">
      <w:start w:val="1"/>
      <w:numFmt w:val="bullet"/>
      <w:lvlText w:val=""/>
      <w:lvlJc w:val="left"/>
      <w:pPr>
        <w:tabs>
          <w:tab w:val="num" w:pos="4680"/>
        </w:tabs>
        <w:ind w:left="4680" w:hanging="360"/>
      </w:pPr>
      <w:rPr>
        <w:rFonts w:ascii="Symbol" w:hAnsi="Symbol"/>
      </w:rPr>
    </w:lvl>
    <w:lvl w:ilvl="7" w:tplc="A99A1B1C">
      <w:start w:val="1"/>
      <w:numFmt w:val="bullet"/>
      <w:lvlText w:val="o"/>
      <w:lvlJc w:val="left"/>
      <w:pPr>
        <w:tabs>
          <w:tab w:val="num" w:pos="5400"/>
        </w:tabs>
        <w:ind w:left="5400" w:hanging="360"/>
      </w:pPr>
      <w:rPr>
        <w:rFonts w:ascii="Courier New" w:hAnsi="Courier New"/>
      </w:rPr>
    </w:lvl>
    <w:lvl w:ilvl="8" w:tplc="5B44D77A">
      <w:start w:val="1"/>
      <w:numFmt w:val="bullet"/>
      <w:lvlText w:val=""/>
      <w:lvlJc w:val="left"/>
      <w:pPr>
        <w:tabs>
          <w:tab w:val="num" w:pos="6120"/>
        </w:tabs>
        <w:ind w:left="6120" w:hanging="360"/>
      </w:pPr>
      <w:rPr>
        <w:rFonts w:ascii="Wingdings" w:hAnsi="Wingdings"/>
      </w:rPr>
    </w:lvl>
  </w:abstractNum>
  <w:abstractNum w:abstractNumId="31" w15:restartNumberingAfterBreak="0">
    <w:nsid w:val="7E6D61FD"/>
    <w:multiLevelType w:val="hybridMultilevel"/>
    <w:tmpl w:val="7E6D61FD"/>
    <w:lvl w:ilvl="0" w:tplc="1F729C62">
      <w:start w:val="1"/>
      <w:numFmt w:val="bullet"/>
      <w:lvlText w:val=""/>
      <w:lvlJc w:val="left"/>
      <w:pPr>
        <w:tabs>
          <w:tab w:val="num" w:pos="360"/>
        </w:tabs>
        <w:ind w:left="360" w:hanging="360"/>
      </w:pPr>
      <w:rPr>
        <w:rFonts w:ascii="Symbol" w:hAnsi="Symbol"/>
      </w:rPr>
    </w:lvl>
    <w:lvl w:ilvl="1" w:tplc="C09C9D0A">
      <w:start w:val="1"/>
      <w:numFmt w:val="bullet"/>
      <w:lvlText w:val="o"/>
      <w:lvlJc w:val="left"/>
      <w:pPr>
        <w:tabs>
          <w:tab w:val="num" w:pos="1080"/>
        </w:tabs>
        <w:ind w:left="1080" w:hanging="360"/>
      </w:pPr>
      <w:rPr>
        <w:rFonts w:ascii="Courier New" w:hAnsi="Courier New"/>
      </w:rPr>
    </w:lvl>
    <w:lvl w:ilvl="2" w:tplc="FAAAEE3C">
      <w:start w:val="1"/>
      <w:numFmt w:val="bullet"/>
      <w:lvlText w:val=""/>
      <w:lvlJc w:val="left"/>
      <w:pPr>
        <w:tabs>
          <w:tab w:val="num" w:pos="1800"/>
        </w:tabs>
        <w:ind w:left="1800" w:hanging="360"/>
      </w:pPr>
      <w:rPr>
        <w:rFonts w:ascii="Wingdings" w:hAnsi="Wingdings"/>
      </w:rPr>
    </w:lvl>
    <w:lvl w:ilvl="3" w:tplc="185A9A76">
      <w:start w:val="1"/>
      <w:numFmt w:val="bullet"/>
      <w:lvlText w:val=""/>
      <w:lvlJc w:val="left"/>
      <w:pPr>
        <w:tabs>
          <w:tab w:val="num" w:pos="2520"/>
        </w:tabs>
        <w:ind w:left="2520" w:hanging="360"/>
      </w:pPr>
      <w:rPr>
        <w:rFonts w:ascii="Symbol" w:hAnsi="Symbol"/>
      </w:rPr>
    </w:lvl>
    <w:lvl w:ilvl="4" w:tplc="43D6BAF2">
      <w:start w:val="1"/>
      <w:numFmt w:val="bullet"/>
      <w:lvlText w:val="o"/>
      <w:lvlJc w:val="left"/>
      <w:pPr>
        <w:tabs>
          <w:tab w:val="num" w:pos="3240"/>
        </w:tabs>
        <w:ind w:left="3240" w:hanging="360"/>
      </w:pPr>
      <w:rPr>
        <w:rFonts w:ascii="Courier New" w:hAnsi="Courier New"/>
      </w:rPr>
    </w:lvl>
    <w:lvl w:ilvl="5" w:tplc="746A91B2">
      <w:start w:val="1"/>
      <w:numFmt w:val="bullet"/>
      <w:lvlText w:val=""/>
      <w:lvlJc w:val="left"/>
      <w:pPr>
        <w:tabs>
          <w:tab w:val="num" w:pos="3960"/>
        </w:tabs>
        <w:ind w:left="3960" w:hanging="360"/>
      </w:pPr>
      <w:rPr>
        <w:rFonts w:ascii="Wingdings" w:hAnsi="Wingdings"/>
      </w:rPr>
    </w:lvl>
    <w:lvl w:ilvl="6" w:tplc="E4063582">
      <w:start w:val="1"/>
      <w:numFmt w:val="bullet"/>
      <w:lvlText w:val=""/>
      <w:lvlJc w:val="left"/>
      <w:pPr>
        <w:tabs>
          <w:tab w:val="num" w:pos="4680"/>
        </w:tabs>
        <w:ind w:left="4680" w:hanging="360"/>
      </w:pPr>
      <w:rPr>
        <w:rFonts w:ascii="Symbol" w:hAnsi="Symbol"/>
      </w:rPr>
    </w:lvl>
    <w:lvl w:ilvl="7" w:tplc="31504558">
      <w:start w:val="1"/>
      <w:numFmt w:val="bullet"/>
      <w:lvlText w:val="o"/>
      <w:lvlJc w:val="left"/>
      <w:pPr>
        <w:tabs>
          <w:tab w:val="num" w:pos="5400"/>
        </w:tabs>
        <w:ind w:left="5400" w:hanging="360"/>
      </w:pPr>
      <w:rPr>
        <w:rFonts w:ascii="Courier New" w:hAnsi="Courier New"/>
      </w:rPr>
    </w:lvl>
    <w:lvl w:ilvl="8" w:tplc="90907874">
      <w:start w:val="1"/>
      <w:numFmt w:val="bullet"/>
      <w:lvlText w:val=""/>
      <w:lvlJc w:val="left"/>
      <w:pPr>
        <w:tabs>
          <w:tab w:val="num" w:pos="6120"/>
        </w:tabs>
        <w:ind w:left="6120" w:hanging="360"/>
      </w:pPr>
      <w:rPr>
        <w:rFonts w:ascii="Wingdings" w:hAnsi="Wingdings"/>
      </w:rPr>
    </w:lvl>
  </w:abstractNum>
  <w:abstractNum w:abstractNumId="32" w15:restartNumberingAfterBreak="0">
    <w:nsid w:val="7E6D61FE"/>
    <w:multiLevelType w:val="hybridMultilevel"/>
    <w:tmpl w:val="7E6D61FE"/>
    <w:lvl w:ilvl="0" w:tplc="BC1AE6C4">
      <w:start w:val="1"/>
      <w:numFmt w:val="bullet"/>
      <w:lvlText w:val=""/>
      <w:lvlJc w:val="left"/>
      <w:pPr>
        <w:tabs>
          <w:tab w:val="num" w:pos="360"/>
        </w:tabs>
        <w:ind w:left="360" w:hanging="360"/>
      </w:pPr>
      <w:rPr>
        <w:rFonts w:ascii="Symbol" w:hAnsi="Symbol"/>
      </w:rPr>
    </w:lvl>
    <w:lvl w:ilvl="1" w:tplc="90907458">
      <w:start w:val="1"/>
      <w:numFmt w:val="bullet"/>
      <w:lvlText w:val="o"/>
      <w:lvlJc w:val="left"/>
      <w:pPr>
        <w:tabs>
          <w:tab w:val="num" w:pos="1080"/>
        </w:tabs>
        <w:ind w:left="1080" w:hanging="360"/>
      </w:pPr>
      <w:rPr>
        <w:rFonts w:ascii="Courier New" w:hAnsi="Courier New"/>
      </w:rPr>
    </w:lvl>
    <w:lvl w:ilvl="2" w:tplc="C71AB7B0">
      <w:start w:val="1"/>
      <w:numFmt w:val="bullet"/>
      <w:lvlText w:val=""/>
      <w:lvlJc w:val="left"/>
      <w:pPr>
        <w:tabs>
          <w:tab w:val="num" w:pos="1800"/>
        </w:tabs>
        <w:ind w:left="1800" w:hanging="360"/>
      </w:pPr>
      <w:rPr>
        <w:rFonts w:ascii="Wingdings" w:hAnsi="Wingdings"/>
      </w:rPr>
    </w:lvl>
    <w:lvl w:ilvl="3" w:tplc="92763CC2">
      <w:start w:val="1"/>
      <w:numFmt w:val="bullet"/>
      <w:lvlText w:val=""/>
      <w:lvlJc w:val="left"/>
      <w:pPr>
        <w:tabs>
          <w:tab w:val="num" w:pos="2520"/>
        </w:tabs>
        <w:ind w:left="2520" w:hanging="360"/>
      </w:pPr>
      <w:rPr>
        <w:rFonts w:ascii="Symbol" w:hAnsi="Symbol"/>
      </w:rPr>
    </w:lvl>
    <w:lvl w:ilvl="4" w:tplc="6CC2DC52">
      <w:start w:val="1"/>
      <w:numFmt w:val="bullet"/>
      <w:lvlText w:val="o"/>
      <w:lvlJc w:val="left"/>
      <w:pPr>
        <w:tabs>
          <w:tab w:val="num" w:pos="3240"/>
        </w:tabs>
        <w:ind w:left="3240" w:hanging="360"/>
      </w:pPr>
      <w:rPr>
        <w:rFonts w:ascii="Courier New" w:hAnsi="Courier New"/>
      </w:rPr>
    </w:lvl>
    <w:lvl w:ilvl="5" w:tplc="C8526B6A">
      <w:start w:val="1"/>
      <w:numFmt w:val="bullet"/>
      <w:lvlText w:val=""/>
      <w:lvlJc w:val="left"/>
      <w:pPr>
        <w:tabs>
          <w:tab w:val="num" w:pos="3960"/>
        </w:tabs>
        <w:ind w:left="3960" w:hanging="360"/>
      </w:pPr>
      <w:rPr>
        <w:rFonts w:ascii="Wingdings" w:hAnsi="Wingdings"/>
      </w:rPr>
    </w:lvl>
    <w:lvl w:ilvl="6" w:tplc="1B945B3A">
      <w:start w:val="1"/>
      <w:numFmt w:val="bullet"/>
      <w:lvlText w:val=""/>
      <w:lvlJc w:val="left"/>
      <w:pPr>
        <w:tabs>
          <w:tab w:val="num" w:pos="4680"/>
        </w:tabs>
        <w:ind w:left="4680" w:hanging="360"/>
      </w:pPr>
      <w:rPr>
        <w:rFonts w:ascii="Symbol" w:hAnsi="Symbol"/>
      </w:rPr>
    </w:lvl>
    <w:lvl w:ilvl="7" w:tplc="5D8AFD74">
      <w:start w:val="1"/>
      <w:numFmt w:val="bullet"/>
      <w:lvlText w:val="o"/>
      <w:lvlJc w:val="left"/>
      <w:pPr>
        <w:tabs>
          <w:tab w:val="num" w:pos="5400"/>
        </w:tabs>
        <w:ind w:left="5400" w:hanging="360"/>
      </w:pPr>
      <w:rPr>
        <w:rFonts w:ascii="Courier New" w:hAnsi="Courier New"/>
      </w:rPr>
    </w:lvl>
    <w:lvl w:ilvl="8" w:tplc="D0F6072A">
      <w:start w:val="1"/>
      <w:numFmt w:val="bullet"/>
      <w:lvlText w:val=""/>
      <w:lvlJc w:val="left"/>
      <w:pPr>
        <w:tabs>
          <w:tab w:val="num" w:pos="6120"/>
        </w:tabs>
        <w:ind w:left="6120" w:hanging="360"/>
      </w:pPr>
      <w:rPr>
        <w:rFonts w:ascii="Wingdings" w:hAnsi="Wingdings"/>
      </w:rPr>
    </w:lvl>
  </w:abstractNum>
  <w:abstractNum w:abstractNumId="33" w15:restartNumberingAfterBreak="0">
    <w:nsid w:val="7E6D61FF"/>
    <w:multiLevelType w:val="hybridMultilevel"/>
    <w:tmpl w:val="7E6D61FF"/>
    <w:lvl w:ilvl="0" w:tplc="B3F0909A">
      <w:start w:val="1"/>
      <w:numFmt w:val="bullet"/>
      <w:lvlText w:val=""/>
      <w:lvlJc w:val="left"/>
      <w:pPr>
        <w:tabs>
          <w:tab w:val="num" w:pos="360"/>
        </w:tabs>
        <w:ind w:left="360" w:hanging="360"/>
      </w:pPr>
      <w:rPr>
        <w:rFonts w:ascii="Symbol" w:hAnsi="Symbol"/>
      </w:rPr>
    </w:lvl>
    <w:lvl w:ilvl="1" w:tplc="C5CE0732">
      <w:start w:val="1"/>
      <w:numFmt w:val="bullet"/>
      <w:lvlText w:val="o"/>
      <w:lvlJc w:val="left"/>
      <w:pPr>
        <w:tabs>
          <w:tab w:val="num" w:pos="1080"/>
        </w:tabs>
        <w:ind w:left="1080" w:hanging="360"/>
      </w:pPr>
      <w:rPr>
        <w:rFonts w:ascii="Courier New" w:hAnsi="Courier New"/>
      </w:rPr>
    </w:lvl>
    <w:lvl w:ilvl="2" w:tplc="78D05214">
      <w:start w:val="1"/>
      <w:numFmt w:val="bullet"/>
      <w:lvlText w:val=""/>
      <w:lvlJc w:val="left"/>
      <w:pPr>
        <w:tabs>
          <w:tab w:val="num" w:pos="1800"/>
        </w:tabs>
        <w:ind w:left="1800" w:hanging="360"/>
      </w:pPr>
      <w:rPr>
        <w:rFonts w:ascii="Wingdings" w:hAnsi="Wingdings"/>
      </w:rPr>
    </w:lvl>
    <w:lvl w:ilvl="3" w:tplc="646E3FA0">
      <w:start w:val="1"/>
      <w:numFmt w:val="bullet"/>
      <w:lvlText w:val=""/>
      <w:lvlJc w:val="left"/>
      <w:pPr>
        <w:tabs>
          <w:tab w:val="num" w:pos="2520"/>
        </w:tabs>
        <w:ind w:left="2520" w:hanging="360"/>
      </w:pPr>
      <w:rPr>
        <w:rFonts w:ascii="Symbol" w:hAnsi="Symbol"/>
      </w:rPr>
    </w:lvl>
    <w:lvl w:ilvl="4" w:tplc="5D7265D0">
      <w:start w:val="1"/>
      <w:numFmt w:val="bullet"/>
      <w:lvlText w:val="o"/>
      <w:lvlJc w:val="left"/>
      <w:pPr>
        <w:tabs>
          <w:tab w:val="num" w:pos="3240"/>
        </w:tabs>
        <w:ind w:left="3240" w:hanging="360"/>
      </w:pPr>
      <w:rPr>
        <w:rFonts w:ascii="Courier New" w:hAnsi="Courier New"/>
      </w:rPr>
    </w:lvl>
    <w:lvl w:ilvl="5" w:tplc="48A2DA00">
      <w:start w:val="1"/>
      <w:numFmt w:val="bullet"/>
      <w:lvlText w:val=""/>
      <w:lvlJc w:val="left"/>
      <w:pPr>
        <w:tabs>
          <w:tab w:val="num" w:pos="3960"/>
        </w:tabs>
        <w:ind w:left="3960" w:hanging="360"/>
      </w:pPr>
      <w:rPr>
        <w:rFonts w:ascii="Wingdings" w:hAnsi="Wingdings"/>
      </w:rPr>
    </w:lvl>
    <w:lvl w:ilvl="6" w:tplc="AAC025D4">
      <w:start w:val="1"/>
      <w:numFmt w:val="bullet"/>
      <w:lvlText w:val=""/>
      <w:lvlJc w:val="left"/>
      <w:pPr>
        <w:tabs>
          <w:tab w:val="num" w:pos="4680"/>
        </w:tabs>
        <w:ind w:left="4680" w:hanging="360"/>
      </w:pPr>
      <w:rPr>
        <w:rFonts w:ascii="Symbol" w:hAnsi="Symbol"/>
      </w:rPr>
    </w:lvl>
    <w:lvl w:ilvl="7" w:tplc="7A241582">
      <w:start w:val="1"/>
      <w:numFmt w:val="bullet"/>
      <w:lvlText w:val="o"/>
      <w:lvlJc w:val="left"/>
      <w:pPr>
        <w:tabs>
          <w:tab w:val="num" w:pos="5400"/>
        </w:tabs>
        <w:ind w:left="5400" w:hanging="360"/>
      </w:pPr>
      <w:rPr>
        <w:rFonts w:ascii="Courier New" w:hAnsi="Courier New"/>
      </w:rPr>
    </w:lvl>
    <w:lvl w:ilvl="8" w:tplc="85A6BD5C">
      <w:start w:val="1"/>
      <w:numFmt w:val="bullet"/>
      <w:lvlText w:val=""/>
      <w:lvlJc w:val="left"/>
      <w:pPr>
        <w:tabs>
          <w:tab w:val="num" w:pos="6120"/>
        </w:tabs>
        <w:ind w:left="6120" w:hanging="360"/>
      </w:pPr>
      <w:rPr>
        <w:rFonts w:ascii="Wingdings" w:hAnsi="Wingdings"/>
      </w:rPr>
    </w:lvl>
  </w:abstractNum>
  <w:abstractNum w:abstractNumId="34" w15:restartNumberingAfterBreak="0">
    <w:nsid w:val="7E6D6200"/>
    <w:multiLevelType w:val="hybridMultilevel"/>
    <w:tmpl w:val="7E6D6200"/>
    <w:lvl w:ilvl="0" w:tplc="AE904144">
      <w:start w:val="1"/>
      <w:numFmt w:val="bullet"/>
      <w:lvlText w:val=""/>
      <w:lvlJc w:val="left"/>
      <w:pPr>
        <w:tabs>
          <w:tab w:val="num" w:pos="360"/>
        </w:tabs>
        <w:ind w:left="360" w:hanging="360"/>
      </w:pPr>
      <w:rPr>
        <w:rFonts w:ascii="Symbol" w:hAnsi="Symbol"/>
      </w:rPr>
    </w:lvl>
    <w:lvl w:ilvl="1" w:tplc="59D6D1CE">
      <w:start w:val="1"/>
      <w:numFmt w:val="bullet"/>
      <w:lvlText w:val="o"/>
      <w:lvlJc w:val="left"/>
      <w:pPr>
        <w:tabs>
          <w:tab w:val="num" w:pos="1080"/>
        </w:tabs>
        <w:ind w:left="1080" w:hanging="360"/>
      </w:pPr>
      <w:rPr>
        <w:rFonts w:ascii="Courier New" w:hAnsi="Courier New"/>
      </w:rPr>
    </w:lvl>
    <w:lvl w:ilvl="2" w:tplc="45E849A4">
      <w:start w:val="1"/>
      <w:numFmt w:val="bullet"/>
      <w:lvlText w:val=""/>
      <w:lvlJc w:val="left"/>
      <w:pPr>
        <w:tabs>
          <w:tab w:val="num" w:pos="1800"/>
        </w:tabs>
        <w:ind w:left="1800" w:hanging="360"/>
      </w:pPr>
      <w:rPr>
        <w:rFonts w:ascii="Wingdings" w:hAnsi="Wingdings"/>
      </w:rPr>
    </w:lvl>
    <w:lvl w:ilvl="3" w:tplc="95DE1306">
      <w:start w:val="1"/>
      <w:numFmt w:val="bullet"/>
      <w:lvlText w:val=""/>
      <w:lvlJc w:val="left"/>
      <w:pPr>
        <w:tabs>
          <w:tab w:val="num" w:pos="2520"/>
        </w:tabs>
        <w:ind w:left="2520" w:hanging="360"/>
      </w:pPr>
      <w:rPr>
        <w:rFonts w:ascii="Symbol" w:hAnsi="Symbol"/>
      </w:rPr>
    </w:lvl>
    <w:lvl w:ilvl="4" w:tplc="192E3776">
      <w:start w:val="1"/>
      <w:numFmt w:val="bullet"/>
      <w:lvlText w:val="o"/>
      <w:lvlJc w:val="left"/>
      <w:pPr>
        <w:tabs>
          <w:tab w:val="num" w:pos="3240"/>
        </w:tabs>
        <w:ind w:left="3240" w:hanging="360"/>
      </w:pPr>
      <w:rPr>
        <w:rFonts w:ascii="Courier New" w:hAnsi="Courier New"/>
      </w:rPr>
    </w:lvl>
    <w:lvl w:ilvl="5" w:tplc="213EC248">
      <w:start w:val="1"/>
      <w:numFmt w:val="bullet"/>
      <w:lvlText w:val=""/>
      <w:lvlJc w:val="left"/>
      <w:pPr>
        <w:tabs>
          <w:tab w:val="num" w:pos="3960"/>
        </w:tabs>
        <w:ind w:left="3960" w:hanging="360"/>
      </w:pPr>
      <w:rPr>
        <w:rFonts w:ascii="Wingdings" w:hAnsi="Wingdings"/>
      </w:rPr>
    </w:lvl>
    <w:lvl w:ilvl="6" w:tplc="ED8474E4">
      <w:start w:val="1"/>
      <w:numFmt w:val="bullet"/>
      <w:lvlText w:val=""/>
      <w:lvlJc w:val="left"/>
      <w:pPr>
        <w:tabs>
          <w:tab w:val="num" w:pos="4680"/>
        </w:tabs>
        <w:ind w:left="4680" w:hanging="360"/>
      </w:pPr>
      <w:rPr>
        <w:rFonts w:ascii="Symbol" w:hAnsi="Symbol"/>
      </w:rPr>
    </w:lvl>
    <w:lvl w:ilvl="7" w:tplc="BFD85FC0">
      <w:start w:val="1"/>
      <w:numFmt w:val="bullet"/>
      <w:lvlText w:val="o"/>
      <w:lvlJc w:val="left"/>
      <w:pPr>
        <w:tabs>
          <w:tab w:val="num" w:pos="5400"/>
        </w:tabs>
        <w:ind w:left="5400" w:hanging="360"/>
      </w:pPr>
      <w:rPr>
        <w:rFonts w:ascii="Courier New" w:hAnsi="Courier New"/>
      </w:rPr>
    </w:lvl>
    <w:lvl w:ilvl="8" w:tplc="CE845E00">
      <w:start w:val="1"/>
      <w:numFmt w:val="bullet"/>
      <w:lvlText w:val=""/>
      <w:lvlJc w:val="left"/>
      <w:pPr>
        <w:tabs>
          <w:tab w:val="num" w:pos="6120"/>
        </w:tabs>
        <w:ind w:left="6120" w:hanging="360"/>
      </w:pPr>
      <w:rPr>
        <w:rFonts w:ascii="Wingdings" w:hAnsi="Wingdings"/>
      </w:rPr>
    </w:lvl>
  </w:abstractNum>
  <w:abstractNum w:abstractNumId="35" w15:restartNumberingAfterBreak="0">
    <w:nsid w:val="7E6D6201"/>
    <w:multiLevelType w:val="hybridMultilevel"/>
    <w:tmpl w:val="7E6D6201"/>
    <w:lvl w:ilvl="0" w:tplc="32DCAD2A">
      <w:start w:val="1"/>
      <w:numFmt w:val="bullet"/>
      <w:lvlText w:val=""/>
      <w:lvlJc w:val="left"/>
      <w:pPr>
        <w:tabs>
          <w:tab w:val="num" w:pos="360"/>
        </w:tabs>
        <w:ind w:left="360" w:hanging="360"/>
      </w:pPr>
      <w:rPr>
        <w:rFonts w:ascii="Symbol" w:hAnsi="Symbol"/>
      </w:rPr>
    </w:lvl>
    <w:lvl w:ilvl="1" w:tplc="C966FE5A">
      <w:start w:val="1"/>
      <w:numFmt w:val="bullet"/>
      <w:lvlText w:val="o"/>
      <w:lvlJc w:val="left"/>
      <w:pPr>
        <w:tabs>
          <w:tab w:val="num" w:pos="1080"/>
        </w:tabs>
        <w:ind w:left="1080" w:hanging="360"/>
      </w:pPr>
      <w:rPr>
        <w:rFonts w:ascii="Courier New" w:hAnsi="Courier New"/>
      </w:rPr>
    </w:lvl>
    <w:lvl w:ilvl="2" w:tplc="824E8822">
      <w:start w:val="1"/>
      <w:numFmt w:val="bullet"/>
      <w:lvlText w:val=""/>
      <w:lvlJc w:val="left"/>
      <w:pPr>
        <w:tabs>
          <w:tab w:val="num" w:pos="1800"/>
        </w:tabs>
        <w:ind w:left="1800" w:hanging="360"/>
      </w:pPr>
      <w:rPr>
        <w:rFonts w:ascii="Wingdings" w:hAnsi="Wingdings"/>
      </w:rPr>
    </w:lvl>
    <w:lvl w:ilvl="3" w:tplc="192C3048">
      <w:start w:val="1"/>
      <w:numFmt w:val="bullet"/>
      <w:lvlText w:val=""/>
      <w:lvlJc w:val="left"/>
      <w:pPr>
        <w:tabs>
          <w:tab w:val="num" w:pos="2520"/>
        </w:tabs>
        <w:ind w:left="2520" w:hanging="360"/>
      </w:pPr>
      <w:rPr>
        <w:rFonts w:ascii="Symbol" w:hAnsi="Symbol"/>
      </w:rPr>
    </w:lvl>
    <w:lvl w:ilvl="4" w:tplc="9C52A3B4">
      <w:start w:val="1"/>
      <w:numFmt w:val="bullet"/>
      <w:lvlText w:val="o"/>
      <w:lvlJc w:val="left"/>
      <w:pPr>
        <w:tabs>
          <w:tab w:val="num" w:pos="3240"/>
        </w:tabs>
        <w:ind w:left="3240" w:hanging="360"/>
      </w:pPr>
      <w:rPr>
        <w:rFonts w:ascii="Courier New" w:hAnsi="Courier New"/>
      </w:rPr>
    </w:lvl>
    <w:lvl w:ilvl="5" w:tplc="D41CE1DA">
      <w:start w:val="1"/>
      <w:numFmt w:val="bullet"/>
      <w:lvlText w:val=""/>
      <w:lvlJc w:val="left"/>
      <w:pPr>
        <w:tabs>
          <w:tab w:val="num" w:pos="3960"/>
        </w:tabs>
        <w:ind w:left="3960" w:hanging="360"/>
      </w:pPr>
      <w:rPr>
        <w:rFonts w:ascii="Wingdings" w:hAnsi="Wingdings"/>
      </w:rPr>
    </w:lvl>
    <w:lvl w:ilvl="6" w:tplc="09E4EFCC">
      <w:start w:val="1"/>
      <w:numFmt w:val="bullet"/>
      <w:lvlText w:val=""/>
      <w:lvlJc w:val="left"/>
      <w:pPr>
        <w:tabs>
          <w:tab w:val="num" w:pos="4680"/>
        </w:tabs>
        <w:ind w:left="4680" w:hanging="360"/>
      </w:pPr>
      <w:rPr>
        <w:rFonts w:ascii="Symbol" w:hAnsi="Symbol"/>
      </w:rPr>
    </w:lvl>
    <w:lvl w:ilvl="7" w:tplc="F4E6DC78">
      <w:start w:val="1"/>
      <w:numFmt w:val="bullet"/>
      <w:lvlText w:val="o"/>
      <w:lvlJc w:val="left"/>
      <w:pPr>
        <w:tabs>
          <w:tab w:val="num" w:pos="5400"/>
        </w:tabs>
        <w:ind w:left="5400" w:hanging="360"/>
      </w:pPr>
      <w:rPr>
        <w:rFonts w:ascii="Courier New" w:hAnsi="Courier New"/>
      </w:rPr>
    </w:lvl>
    <w:lvl w:ilvl="8" w:tplc="78F26488">
      <w:start w:val="1"/>
      <w:numFmt w:val="bullet"/>
      <w:lvlText w:val=""/>
      <w:lvlJc w:val="left"/>
      <w:pPr>
        <w:tabs>
          <w:tab w:val="num" w:pos="6120"/>
        </w:tabs>
        <w:ind w:left="6120" w:hanging="360"/>
      </w:pPr>
      <w:rPr>
        <w:rFonts w:ascii="Wingdings" w:hAnsi="Wingdings"/>
      </w:rPr>
    </w:lvl>
  </w:abstractNum>
  <w:abstractNum w:abstractNumId="36" w15:restartNumberingAfterBreak="0">
    <w:nsid w:val="7E6D6202"/>
    <w:multiLevelType w:val="hybridMultilevel"/>
    <w:tmpl w:val="7E6D6202"/>
    <w:lvl w:ilvl="0" w:tplc="82F2F2CC">
      <w:start w:val="1"/>
      <w:numFmt w:val="bullet"/>
      <w:lvlText w:val=""/>
      <w:lvlJc w:val="left"/>
      <w:pPr>
        <w:tabs>
          <w:tab w:val="num" w:pos="360"/>
        </w:tabs>
        <w:ind w:left="360" w:hanging="360"/>
      </w:pPr>
      <w:rPr>
        <w:rFonts w:ascii="Symbol" w:hAnsi="Symbol"/>
      </w:rPr>
    </w:lvl>
    <w:lvl w:ilvl="1" w:tplc="3BC8E450">
      <w:start w:val="1"/>
      <w:numFmt w:val="bullet"/>
      <w:lvlText w:val="o"/>
      <w:lvlJc w:val="left"/>
      <w:pPr>
        <w:tabs>
          <w:tab w:val="num" w:pos="1080"/>
        </w:tabs>
        <w:ind w:left="1080" w:hanging="360"/>
      </w:pPr>
      <w:rPr>
        <w:rFonts w:ascii="Courier New" w:hAnsi="Courier New"/>
      </w:rPr>
    </w:lvl>
    <w:lvl w:ilvl="2" w:tplc="5B86B9C8">
      <w:start w:val="1"/>
      <w:numFmt w:val="bullet"/>
      <w:lvlText w:val=""/>
      <w:lvlJc w:val="left"/>
      <w:pPr>
        <w:tabs>
          <w:tab w:val="num" w:pos="1800"/>
        </w:tabs>
        <w:ind w:left="1800" w:hanging="360"/>
      </w:pPr>
      <w:rPr>
        <w:rFonts w:ascii="Wingdings" w:hAnsi="Wingdings"/>
      </w:rPr>
    </w:lvl>
    <w:lvl w:ilvl="3" w:tplc="9FB42ACA">
      <w:start w:val="1"/>
      <w:numFmt w:val="bullet"/>
      <w:lvlText w:val=""/>
      <w:lvlJc w:val="left"/>
      <w:pPr>
        <w:tabs>
          <w:tab w:val="num" w:pos="2520"/>
        </w:tabs>
        <w:ind w:left="2520" w:hanging="360"/>
      </w:pPr>
      <w:rPr>
        <w:rFonts w:ascii="Symbol" w:hAnsi="Symbol"/>
      </w:rPr>
    </w:lvl>
    <w:lvl w:ilvl="4" w:tplc="033ED2CA">
      <w:start w:val="1"/>
      <w:numFmt w:val="bullet"/>
      <w:lvlText w:val="o"/>
      <w:lvlJc w:val="left"/>
      <w:pPr>
        <w:tabs>
          <w:tab w:val="num" w:pos="3240"/>
        </w:tabs>
        <w:ind w:left="3240" w:hanging="360"/>
      </w:pPr>
      <w:rPr>
        <w:rFonts w:ascii="Courier New" w:hAnsi="Courier New"/>
      </w:rPr>
    </w:lvl>
    <w:lvl w:ilvl="5" w:tplc="4B543CAC">
      <w:start w:val="1"/>
      <w:numFmt w:val="bullet"/>
      <w:lvlText w:val=""/>
      <w:lvlJc w:val="left"/>
      <w:pPr>
        <w:tabs>
          <w:tab w:val="num" w:pos="3960"/>
        </w:tabs>
        <w:ind w:left="3960" w:hanging="360"/>
      </w:pPr>
      <w:rPr>
        <w:rFonts w:ascii="Wingdings" w:hAnsi="Wingdings"/>
      </w:rPr>
    </w:lvl>
    <w:lvl w:ilvl="6" w:tplc="E95E3C1C">
      <w:start w:val="1"/>
      <w:numFmt w:val="bullet"/>
      <w:lvlText w:val=""/>
      <w:lvlJc w:val="left"/>
      <w:pPr>
        <w:tabs>
          <w:tab w:val="num" w:pos="4680"/>
        </w:tabs>
        <w:ind w:left="4680" w:hanging="360"/>
      </w:pPr>
      <w:rPr>
        <w:rFonts w:ascii="Symbol" w:hAnsi="Symbol"/>
      </w:rPr>
    </w:lvl>
    <w:lvl w:ilvl="7" w:tplc="53264CC0">
      <w:start w:val="1"/>
      <w:numFmt w:val="bullet"/>
      <w:lvlText w:val="o"/>
      <w:lvlJc w:val="left"/>
      <w:pPr>
        <w:tabs>
          <w:tab w:val="num" w:pos="5400"/>
        </w:tabs>
        <w:ind w:left="5400" w:hanging="360"/>
      </w:pPr>
      <w:rPr>
        <w:rFonts w:ascii="Courier New" w:hAnsi="Courier New"/>
      </w:rPr>
    </w:lvl>
    <w:lvl w:ilvl="8" w:tplc="C4F6CD44">
      <w:start w:val="1"/>
      <w:numFmt w:val="bullet"/>
      <w:lvlText w:val=""/>
      <w:lvlJc w:val="left"/>
      <w:pPr>
        <w:tabs>
          <w:tab w:val="num" w:pos="6120"/>
        </w:tabs>
        <w:ind w:left="6120" w:hanging="360"/>
      </w:pPr>
      <w:rPr>
        <w:rFonts w:ascii="Wingdings" w:hAnsi="Wingdings"/>
      </w:rPr>
    </w:lvl>
  </w:abstractNum>
  <w:abstractNum w:abstractNumId="37" w15:restartNumberingAfterBreak="0">
    <w:nsid w:val="7E6D6203"/>
    <w:multiLevelType w:val="hybridMultilevel"/>
    <w:tmpl w:val="7E6D6203"/>
    <w:lvl w:ilvl="0" w:tplc="80E65C8A">
      <w:start w:val="1"/>
      <w:numFmt w:val="bullet"/>
      <w:lvlText w:val=""/>
      <w:lvlJc w:val="left"/>
      <w:pPr>
        <w:tabs>
          <w:tab w:val="num" w:pos="360"/>
        </w:tabs>
        <w:ind w:left="360" w:hanging="360"/>
      </w:pPr>
      <w:rPr>
        <w:rFonts w:ascii="Symbol" w:hAnsi="Symbol"/>
      </w:rPr>
    </w:lvl>
    <w:lvl w:ilvl="1" w:tplc="8D72C0F6">
      <w:start w:val="1"/>
      <w:numFmt w:val="bullet"/>
      <w:lvlText w:val="o"/>
      <w:lvlJc w:val="left"/>
      <w:pPr>
        <w:tabs>
          <w:tab w:val="num" w:pos="1080"/>
        </w:tabs>
        <w:ind w:left="1080" w:hanging="360"/>
      </w:pPr>
      <w:rPr>
        <w:rFonts w:ascii="Courier New" w:hAnsi="Courier New"/>
      </w:rPr>
    </w:lvl>
    <w:lvl w:ilvl="2" w:tplc="1CB6F048">
      <w:start w:val="1"/>
      <w:numFmt w:val="bullet"/>
      <w:lvlText w:val=""/>
      <w:lvlJc w:val="left"/>
      <w:pPr>
        <w:tabs>
          <w:tab w:val="num" w:pos="1800"/>
        </w:tabs>
        <w:ind w:left="1800" w:hanging="360"/>
      </w:pPr>
      <w:rPr>
        <w:rFonts w:ascii="Wingdings" w:hAnsi="Wingdings"/>
      </w:rPr>
    </w:lvl>
    <w:lvl w:ilvl="3" w:tplc="9C784516">
      <w:start w:val="1"/>
      <w:numFmt w:val="bullet"/>
      <w:lvlText w:val=""/>
      <w:lvlJc w:val="left"/>
      <w:pPr>
        <w:tabs>
          <w:tab w:val="num" w:pos="2520"/>
        </w:tabs>
        <w:ind w:left="2520" w:hanging="360"/>
      </w:pPr>
      <w:rPr>
        <w:rFonts w:ascii="Symbol" w:hAnsi="Symbol"/>
      </w:rPr>
    </w:lvl>
    <w:lvl w:ilvl="4" w:tplc="D832B176">
      <w:start w:val="1"/>
      <w:numFmt w:val="bullet"/>
      <w:lvlText w:val="o"/>
      <w:lvlJc w:val="left"/>
      <w:pPr>
        <w:tabs>
          <w:tab w:val="num" w:pos="3240"/>
        </w:tabs>
        <w:ind w:left="3240" w:hanging="360"/>
      </w:pPr>
      <w:rPr>
        <w:rFonts w:ascii="Courier New" w:hAnsi="Courier New"/>
      </w:rPr>
    </w:lvl>
    <w:lvl w:ilvl="5" w:tplc="96B068AC">
      <w:start w:val="1"/>
      <w:numFmt w:val="bullet"/>
      <w:lvlText w:val=""/>
      <w:lvlJc w:val="left"/>
      <w:pPr>
        <w:tabs>
          <w:tab w:val="num" w:pos="3960"/>
        </w:tabs>
        <w:ind w:left="3960" w:hanging="360"/>
      </w:pPr>
      <w:rPr>
        <w:rFonts w:ascii="Wingdings" w:hAnsi="Wingdings"/>
      </w:rPr>
    </w:lvl>
    <w:lvl w:ilvl="6" w:tplc="0BBA48DA">
      <w:start w:val="1"/>
      <w:numFmt w:val="bullet"/>
      <w:lvlText w:val=""/>
      <w:lvlJc w:val="left"/>
      <w:pPr>
        <w:tabs>
          <w:tab w:val="num" w:pos="4680"/>
        </w:tabs>
        <w:ind w:left="4680" w:hanging="360"/>
      </w:pPr>
      <w:rPr>
        <w:rFonts w:ascii="Symbol" w:hAnsi="Symbol"/>
      </w:rPr>
    </w:lvl>
    <w:lvl w:ilvl="7" w:tplc="57FA9818">
      <w:start w:val="1"/>
      <w:numFmt w:val="bullet"/>
      <w:lvlText w:val="o"/>
      <w:lvlJc w:val="left"/>
      <w:pPr>
        <w:tabs>
          <w:tab w:val="num" w:pos="5400"/>
        </w:tabs>
        <w:ind w:left="5400" w:hanging="360"/>
      </w:pPr>
      <w:rPr>
        <w:rFonts w:ascii="Courier New" w:hAnsi="Courier New"/>
      </w:rPr>
    </w:lvl>
    <w:lvl w:ilvl="8" w:tplc="7E888DE8">
      <w:start w:val="1"/>
      <w:numFmt w:val="bullet"/>
      <w:lvlText w:val=""/>
      <w:lvlJc w:val="left"/>
      <w:pPr>
        <w:tabs>
          <w:tab w:val="num" w:pos="6120"/>
        </w:tabs>
        <w:ind w:left="6120" w:hanging="360"/>
      </w:pPr>
      <w:rPr>
        <w:rFonts w:ascii="Wingdings" w:hAnsi="Wingdings"/>
      </w:rPr>
    </w:lvl>
  </w:abstractNum>
  <w:abstractNum w:abstractNumId="38" w15:restartNumberingAfterBreak="0">
    <w:nsid w:val="7E6D6204"/>
    <w:multiLevelType w:val="hybridMultilevel"/>
    <w:tmpl w:val="7E6D6204"/>
    <w:lvl w:ilvl="0" w:tplc="40C4ECA8">
      <w:start w:val="1"/>
      <w:numFmt w:val="bullet"/>
      <w:lvlText w:val=""/>
      <w:lvlJc w:val="left"/>
      <w:pPr>
        <w:tabs>
          <w:tab w:val="num" w:pos="360"/>
        </w:tabs>
        <w:ind w:left="360" w:hanging="360"/>
      </w:pPr>
      <w:rPr>
        <w:rFonts w:ascii="Symbol" w:hAnsi="Symbol"/>
      </w:rPr>
    </w:lvl>
    <w:lvl w:ilvl="1" w:tplc="863A0202">
      <w:start w:val="1"/>
      <w:numFmt w:val="bullet"/>
      <w:lvlText w:val="o"/>
      <w:lvlJc w:val="left"/>
      <w:pPr>
        <w:tabs>
          <w:tab w:val="num" w:pos="1080"/>
        </w:tabs>
        <w:ind w:left="1080" w:hanging="360"/>
      </w:pPr>
      <w:rPr>
        <w:rFonts w:ascii="Courier New" w:hAnsi="Courier New"/>
      </w:rPr>
    </w:lvl>
    <w:lvl w:ilvl="2" w:tplc="4AAE882C">
      <w:start w:val="1"/>
      <w:numFmt w:val="bullet"/>
      <w:lvlText w:val=""/>
      <w:lvlJc w:val="left"/>
      <w:pPr>
        <w:tabs>
          <w:tab w:val="num" w:pos="1800"/>
        </w:tabs>
        <w:ind w:left="1800" w:hanging="360"/>
      </w:pPr>
      <w:rPr>
        <w:rFonts w:ascii="Wingdings" w:hAnsi="Wingdings"/>
      </w:rPr>
    </w:lvl>
    <w:lvl w:ilvl="3" w:tplc="6C7E8DAE">
      <w:start w:val="1"/>
      <w:numFmt w:val="bullet"/>
      <w:lvlText w:val=""/>
      <w:lvlJc w:val="left"/>
      <w:pPr>
        <w:tabs>
          <w:tab w:val="num" w:pos="2520"/>
        </w:tabs>
        <w:ind w:left="2520" w:hanging="360"/>
      </w:pPr>
      <w:rPr>
        <w:rFonts w:ascii="Symbol" w:hAnsi="Symbol"/>
      </w:rPr>
    </w:lvl>
    <w:lvl w:ilvl="4" w:tplc="C8C49E3C">
      <w:start w:val="1"/>
      <w:numFmt w:val="bullet"/>
      <w:lvlText w:val="o"/>
      <w:lvlJc w:val="left"/>
      <w:pPr>
        <w:tabs>
          <w:tab w:val="num" w:pos="3240"/>
        </w:tabs>
        <w:ind w:left="3240" w:hanging="360"/>
      </w:pPr>
      <w:rPr>
        <w:rFonts w:ascii="Courier New" w:hAnsi="Courier New"/>
      </w:rPr>
    </w:lvl>
    <w:lvl w:ilvl="5" w:tplc="05CE0398">
      <w:start w:val="1"/>
      <w:numFmt w:val="bullet"/>
      <w:lvlText w:val=""/>
      <w:lvlJc w:val="left"/>
      <w:pPr>
        <w:tabs>
          <w:tab w:val="num" w:pos="3960"/>
        </w:tabs>
        <w:ind w:left="3960" w:hanging="360"/>
      </w:pPr>
      <w:rPr>
        <w:rFonts w:ascii="Wingdings" w:hAnsi="Wingdings"/>
      </w:rPr>
    </w:lvl>
    <w:lvl w:ilvl="6" w:tplc="2760F836">
      <w:start w:val="1"/>
      <w:numFmt w:val="bullet"/>
      <w:lvlText w:val=""/>
      <w:lvlJc w:val="left"/>
      <w:pPr>
        <w:tabs>
          <w:tab w:val="num" w:pos="4680"/>
        </w:tabs>
        <w:ind w:left="4680" w:hanging="360"/>
      </w:pPr>
      <w:rPr>
        <w:rFonts w:ascii="Symbol" w:hAnsi="Symbol"/>
      </w:rPr>
    </w:lvl>
    <w:lvl w:ilvl="7" w:tplc="CB5E4FAA">
      <w:start w:val="1"/>
      <w:numFmt w:val="bullet"/>
      <w:lvlText w:val="o"/>
      <w:lvlJc w:val="left"/>
      <w:pPr>
        <w:tabs>
          <w:tab w:val="num" w:pos="5400"/>
        </w:tabs>
        <w:ind w:left="5400" w:hanging="360"/>
      </w:pPr>
      <w:rPr>
        <w:rFonts w:ascii="Courier New" w:hAnsi="Courier New"/>
      </w:rPr>
    </w:lvl>
    <w:lvl w:ilvl="8" w:tplc="AF02913E">
      <w:start w:val="1"/>
      <w:numFmt w:val="bullet"/>
      <w:lvlText w:val=""/>
      <w:lvlJc w:val="left"/>
      <w:pPr>
        <w:tabs>
          <w:tab w:val="num" w:pos="6120"/>
        </w:tabs>
        <w:ind w:left="6120" w:hanging="360"/>
      </w:pPr>
      <w:rPr>
        <w:rFonts w:ascii="Wingdings" w:hAnsi="Wingdings"/>
      </w:rPr>
    </w:lvl>
  </w:abstractNum>
  <w:abstractNum w:abstractNumId="39" w15:restartNumberingAfterBreak="0">
    <w:nsid w:val="7E6D6205"/>
    <w:multiLevelType w:val="hybridMultilevel"/>
    <w:tmpl w:val="7E6D6205"/>
    <w:lvl w:ilvl="0" w:tplc="16EA4F7A">
      <w:start w:val="1"/>
      <w:numFmt w:val="bullet"/>
      <w:lvlText w:val=""/>
      <w:lvlJc w:val="left"/>
      <w:pPr>
        <w:tabs>
          <w:tab w:val="num" w:pos="360"/>
        </w:tabs>
        <w:ind w:left="360" w:hanging="360"/>
      </w:pPr>
      <w:rPr>
        <w:rFonts w:ascii="Symbol" w:hAnsi="Symbol"/>
      </w:rPr>
    </w:lvl>
    <w:lvl w:ilvl="1" w:tplc="592A1580">
      <w:start w:val="1"/>
      <w:numFmt w:val="bullet"/>
      <w:lvlText w:val="o"/>
      <w:lvlJc w:val="left"/>
      <w:pPr>
        <w:tabs>
          <w:tab w:val="num" w:pos="1080"/>
        </w:tabs>
        <w:ind w:left="1080" w:hanging="360"/>
      </w:pPr>
      <w:rPr>
        <w:rFonts w:ascii="Courier New" w:hAnsi="Courier New"/>
      </w:rPr>
    </w:lvl>
    <w:lvl w:ilvl="2" w:tplc="135AEB0E">
      <w:start w:val="1"/>
      <w:numFmt w:val="bullet"/>
      <w:lvlText w:val=""/>
      <w:lvlJc w:val="left"/>
      <w:pPr>
        <w:tabs>
          <w:tab w:val="num" w:pos="1800"/>
        </w:tabs>
        <w:ind w:left="1800" w:hanging="360"/>
      </w:pPr>
      <w:rPr>
        <w:rFonts w:ascii="Wingdings" w:hAnsi="Wingdings"/>
      </w:rPr>
    </w:lvl>
    <w:lvl w:ilvl="3" w:tplc="409069C0">
      <w:start w:val="1"/>
      <w:numFmt w:val="bullet"/>
      <w:lvlText w:val=""/>
      <w:lvlJc w:val="left"/>
      <w:pPr>
        <w:tabs>
          <w:tab w:val="num" w:pos="2520"/>
        </w:tabs>
        <w:ind w:left="2520" w:hanging="360"/>
      </w:pPr>
      <w:rPr>
        <w:rFonts w:ascii="Symbol" w:hAnsi="Symbol"/>
      </w:rPr>
    </w:lvl>
    <w:lvl w:ilvl="4" w:tplc="61B61F7A">
      <w:start w:val="1"/>
      <w:numFmt w:val="bullet"/>
      <w:lvlText w:val="o"/>
      <w:lvlJc w:val="left"/>
      <w:pPr>
        <w:tabs>
          <w:tab w:val="num" w:pos="3240"/>
        </w:tabs>
        <w:ind w:left="3240" w:hanging="360"/>
      </w:pPr>
      <w:rPr>
        <w:rFonts w:ascii="Courier New" w:hAnsi="Courier New"/>
      </w:rPr>
    </w:lvl>
    <w:lvl w:ilvl="5" w:tplc="D2A20DC2">
      <w:start w:val="1"/>
      <w:numFmt w:val="bullet"/>
      <w:lvlText w:val=""/>
      <w:lvlJc w:val="left"/>
      <w:pPr>
        <w:tabs>
          <w:tab w:val="num" w:pos="3960"/>
        </w:tabs>
        <w:ind w:left="3960" w:hanging="360"/>
      </w:pPr>
      <w:rPr>
        <w:rFonts w:ascii="Wingdings" w:hAnsi="Wingdings"/>
      </w:rPr>
    </w:lvl>
    <w:lvl w:ilvl="6" w:tplc="2A08F846">
      <w:start w:val="1"/>
      <w:numFmt w:val="bullet"/>
      <w:lvlText w:val=""/>
      <w:lvlJc w:val="left"/>
      <w:pPr>
        <w:tabs>
          <w:tab w:val="num" w:pos="4680"/>
        </w:tabs>
        <w:ind w:left="4680" w:hanging="360"/>
      </w:pPr>
      <w:rPr>
        <w:rFonts w:ascii="Symbol" w:hAnsi="Symbol"/>
      </w:rPr>
    </w:lvl>
    <w:lvl w:ilvl="7" w:tplc="2EF27F3E">
      <w:start w:val="1"/>
      <w:numFmt w:val="bullet"/>
      <w:lvlText w:val="o"/>
      <w:lvlJc w:val="left"/>
      <w:pPr>
        <w:tabs>
          <w:tab w:val="num" w:pos="5400"/>
        </w:tabs>
        <w:ind w:left="5400" w:hanging="360"/>
      </w:pPr>
      <w:rPr>
        <w:rFonts w:ascii="Courier New" w:hAnsi="Courier New"/>
      </w:rPr>
    </w:lvl>
    <w:lvl w:ilvl="8" w:tplc="E9D4FD52">
      <w:start w:val="1"/>
      <w:numFmt w:val="bullet"/>
      <w:lvlText w:val=""/>
      <w:lvlJc w:val="left"/>
      <w:pPr>
        <w:tabs>
          <w:tab w:val="num" w:pos="6120"/>
        </w:tabs>
        <w:ind w:left="6120" w:hanging="360"/>
      </w:pPr>
      <w:rPr>
        <w:rFonts w:ascii="Wingdings" w:hAnsi="Wingdings"/>
      </w:rPr>
    </w:lvl>
  </w:abstractNum>
  <w:abstractNum w:abstractNumId="40" w15:restartNumberingAfterBreak="0">
    <w:nsid w:val="7E6D6206"/>
    <w:multiLevelType w:val="hybridMultilevel"/>
    <w:tmpl w:val="7E6D6206"/>
    <w:lvl w:ilvl="0" w:tplc="4356AB72">
      <w:start w:val="1"/>
      <w:numFmt w:val="bullet"/>
      <w:lvlText w:val=""/>
      <w:lvlJc w:val="left"/>
      <w:pPr>
        <w:tabs>
          <w:tab w:val="num" w:pos="360"/>
        </w:tabs>
        <w:ind w:left="360" w:hanging="360"/>
      </w:pPr>
      <w:rPr>
        <w:rFonts w:ascii="Symbol" w:hAnsi="Symbol"/>
      </w:rPr>
    </w:lvl>
    <w:lvl w:ilvl="1" w:tplc="D8AE2944">
      <w:start w:val="1"/>
      <w:numFmt w:val="bullet"/>
      <w:lvlText w:val="o"/>
      <w:lvlJc w:val="left"/>
      <w:pPr>
        <w:tabs>
          <w:tab w:val="num" w:pos="1080"/>
        </w:tabs>
        <w:ind w:left="1080" w:hanging="360"/>
      </w:pPr>
      <w:rPr>
        <w:rFonts w:ascii="Courier New" w:hAnsi="Courier New"/>
      </w:rPr>
    </w:lvl>
    <w:lvl w:ilvl="2" w:tplc="734467E0">
      <w:start w:val="1"/>
      <w:numFmt w:val="bullet"/>
      <w:lvlText w:val=""/>
      <w:lvlJc w:val="left"/>
      <w:pPr>
        <w:tabs>
          <w:tab w:val="num" w:pos="1800"/>
        </w:tabs>
        <w:ind w:left="1800" w:hanging="360"/>
      </w:pPr>
      <w:rPr>
        <w:rFonts w:ascii="Wingdings" w:hAnsi="Wingdings"/>
      </w:rPr>
    </w:lvl>
    <w:lvl w:ilvl="3" w:tplc="9686FBB8">
      <w:start w:val="1"/>
      <w:numFmt w:val="bullet"/>
      <w:lvlText w:val=""/>
      <w:lvlJc w:val="left"/>
      <w:pPr>
        <w:tabs>
          <w:tab w:val="num" w:pos="2520"/>
        </w:tabs>
        <w:ind w:left="2520" w:hanging="360"/>
      </w:pPr>
      <w:rPr>
        <w:rFonts w:ascii="Symbol" w:hAnsi="Symbol"/>
      </w:rPr>
    </w:lvl>
    <w:lvl w:ilvl="4" w:tplc="4DF0518C">
      <w:start w:val="1"/>
      <w:numFmt w:val="bullet"/>
      <w:lvlText w:val="o"/>
      <w:lvlJc w:val="left"/>
      <w:pPr>
        <w:tabs>
          <w:tab w:val="num" w:pos="3240"/>
        </w:tabs>
        <w:ind w:left="3240" w:hanging="360"/>
      </w:pPr>
      <w:rPr>
        <w:rFonts w:ascii="Courier New" w:hAnsi="Courier New"/>
      </w:rPr>
    </w:lvl>
    <w:lvl w:ilvl="5" w:tplc="F312BE7E">
      <w:start w:val="1"/>
      <w:numFmt w:val="bullet"/>
      <w:lvlText w:val=""/>
      <w:lvlJc w:val="left"/>
      <w:pPr>
        <w:tabs>
          <w:tab w:val="num" w:pos="3960"/>
        </w:tabs>
        <w:ind w:left="3960" w:hanging="360"/>
      </w:pPr>
      <w:rPr>
        <w:rFonts w:ascii="Wingdings" w:hAnsi="Wingdings"/>
      </w:rPr>
    </w:lvl>
    <w:lvl w:ilvl="6" w:tplc="6CFEBC98">
      <w:start w:val="1"/>
      <w:numFmt w:val="bullet"/>
      <w:lvlText w:val=""/>
      <w:lvlJc w:val="left"/>
      <w:pPr>
        <w:tabs>
          <w:tab w:val="num" w:pos="4680"/>
        </w:tabs>
        <w:ind w:left="4680" w:hanging="360"/>
      </w:pPr>
      <w:rPr>
        <w:rFonts w:ascii="Symbol" w:hAnsi="Symbol"/>
      </w:rPr>
    </w:lvl>
    <w:lvl w:ilvl="7" w:tplc="B49C4434">
      <w:start w:val="1"/>
      <w:numFmt w:val="bullet"/>
      <w:lvlText w:val="o"/>
      <w:lvlJc w:val="left"/>
      <w:pPr>
        <w:tabs>
          <w:tab w:val="num" w:pos="5400"/>
        </w:tabs>
        <w:ind w:left="5400" w:hanging="360"/>
      </w:pPr>
      <w:rPr>
        <w:rFonts w:ascii="Courier New" w:hAnsi="Courier New"/>
      </w:rPr>
    </w:lvl>
    <w:lvl w:ilvl="8" w:tplc="F7865B06">
      <w:start w:val="1"/>
      <w:numFmt w:val="bullet"/>
      <w:lvlText w:val=""/>
      <w:lvlJc w:val="left"/>
      <w:pPr>
        <w:tabs>
          <w:tab w:val="num" w:pos="6120"/>
        </w:tabs>
        <w:ind w:left="612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 Yuen San, Sandy (non-empl)">
    <w15:presenceInfo w15:providerId="AD" w15:userId="S::LoYuenSS@moodys.com::9239fc64-a93c-46c5-8847-cfbffe89ff72"/>
  </w15:person>
  <w15:person w15:author="Chung Chi Lee">
    <w15:presenceInfo w15:providerId="Windows Live" w15:userId="c17329d26aaf56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F03"/>
    <w:rsid w:val="00046CA5"/>
    <w:rsid w:val="00062F6B"/>
    <w:rsid w:val="000C4C1B"/>
    <w:rsid w:val="000E73A4"/>
    <w:rsid w:val="000F3EBB"/>
    <w:rsid w:val="0021112A"/>
    <w:rsid w:val="00397CB8"/>
    <w:rsid w:val="00447CFA"/>
    <w:rsid w:val="00465615"/>
    <w:rsid w:val="00486642"/>
    <w:rsid w:val="004917E7"/>
    <w:rsid w:val="00492C7C"/>
    <w:rsid w:val="004A239D"/>
    <w:rsid w:val="004E5573"/>
    <w:rsid w:val="0055302D"/>
    <w:rsid w:val="005B63E2"/>
    <w:rsid w:val="00602F03"/>
    <w:rsid w:val="00670141"/>
    <w:rsid w:val="00680FC9"/>
    <w:rsid w:val="006D6C31"/>
    <w:rsid w:val="006F50E2"/>
    <w:rsid w:val="0070174A"/>
    <w:rsid w:val="0075656A"/>
    <w:rsid w:val="00776A1B"/>
    <w:rsid w:val="008A7EA3"/>
    <w:rsid w:val="008E43F7"/>
    <w:rsid w:val="008E444C"/>
    <w:rsid w:val="00901C12"/>
    <w:rsid w:val="009174B0"/>
    <w:rsid w:val="009C102E"/>
    <w:rsid w:val="009E4260"/>
    <w:rsid w:val="00A1569D"/>
    <w:rsid w:val="00A55DD5"/>
    <w:rsid w:val="00A96F30"/>
    <w:rsid w:val="00AB6F17"/>
    <w:rsid w:val="00AE6633"/>
    <w:rsid w:val="00B16344"/>
    <w:rsid w:val="00BD01CA"/>
    <w:rsid w:val="00C07F37"/>
    <w:rsid w:val="00C24B1B"/>
    <w:rsid w:val="00C55774"/>
    <w:rsid w:val="00C83160"/>
    <w:rsid w:val="00D550D4"/>
    <w:rsid w:val="00DF288B"/>
    <w:rsid w:val="00E254CC"/>
    <w:rsid w:val="00E4380C"/>
    <w:rsid w:val="00E87A12"/>
    <w:rsid w:val="00F236CE"/>
    <w:rsid w:val="00F43328"/>
    <w:rsid w:val="00FA5C19"/>
    <w:rsid w:val="00FF77A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742CC"/>
  <w15:docId w15:val="{AE124710-DD82-4DC5-8D62-CF17961F0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7D16A5"/>
    <w:pPr>
      <w:pBdr>
        <w:top w:val="single" w:sz="2" w:space="1" w:color="000000"/>
      </w:pBdr>
      <w:suppressAutoHyphens/>
      <w:autoSpaceDE w:val="0"/>
      <w:autoSpaceDN w:val="0"/>
      <w:adjustRightInd w:val="0"/>
      <w:spacing w:before="60" w:after="180" w:line="190" w:lineRule="atLeast"/>
      <w:textAlignment w:val="center"/>
      <w:outlineLvl w:val="0"/>
    </w:pPr>
    <w:rPr>
      <w:rFonts w:ascii="Bliss Pro Medium" w:eastAsia="Calibri" w:hAnsi="Bliss Pro Medium" w:cs="Bliss Pro Light"/>
      <w:color w:val="009BFF"/>
      <w:sz w:val="28"/>
      <w:szCs w:val="24"/>
      <w:lang w:eastAsia="en-US"/>
    </w:rPr>
  </w:style>
  <w:style w:type="paragraph" w:styleId="Heading2">
    <w:name w:val="heading 2"/>
    <w:basedOn w:val="Normal"/>
    <w:next w:val="Normal"/>
    <w:link w:val="Heading2Char"/>
    <w:uiPriority w:val="9"/>
    <w:unhideWhenUsed/>
    <w:qFormat/>
    <w:rsid w:val="008972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TASKS"/>
    <w:basedOn w:val="Normal"/>
    <w:next w:val="Normal"/>
    <w:link w:val="Heading3Char"/>
    <w:uiPriority w:val="9"/>
    <w:unhideWhenUsed/>
    <w:qFormat/>
    <w:rsid w:val="0054518F"/>
    <w:pPr>
      <w:keepNext/>
      <w:keepLines/>
      <w:spacing w:before="200" w:after="0"/>
      <w:outlineLvl w:val="2"/>
    </w:pPr>
    <w:rPr>
      <w:rFonts w:eastAsiaTheme="majorEastAsia" w:cstheme="majorBidi"/>
      <w:b/>
      <w:bCs/>
      <w:color w:val="548DD4" w:themeColor="text2" w:themeTint="99"/>
    </w:rPr>
  </w:style>
  <w:style w:type="paragraph" w:styleId="Heading4">
    <w:name w:val="heading 4"/>
    <w:basedOn w:val="Normal"/>
    <w:next w:val="Normal"/>
    <w:link w:val="Heading4Char"/>
    <w:uiPriority w:val="9"/>
    <w:unhideWhenUsed/>
    <w:qFormat/>
    <w:rsid w:val="00CB11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7D16A5"/>
    <w:pPr>
      <w:spacing w:after="120"/>
    </w:pPr>
  </w:style>
  <w:style w:type="character" w:customStyle="1" w:styleId="BodyTextChar">
    <w:name w:val="Body Text Char"/>
    <w:basedOn w:val="DefaultParagraphFont"/>
    <w:link w:val="BodyText"/>
    <w:uiPriority w:val="99"/>
    <w:rsid w:val="007D16A5"/>
  </w:style>
  <w:style w:type="character" w:customStyle="1" w:styleId="Heading1Char">
    <w:name w:val="Heading 1 Char"/>
    <w:basedOn w:val="DefaultParagraphFont"/>
    <w:link w:val="Heading1"/>
    <w:uiPriority w:val="9"/>
    <w:rsid w:val="007D16A5"/>
    <w:rPr>
      <w:rFonts w:ascii="Bliss Pro Medium" w:eastAsia="Calibri" w:hAnsi="Bliss Pro Medium" w:cs="Bliss Pro Light"/>
      <w:color w:val="009BFF"/>
      <w:sz w:val="28"/>
      <w:szCs w:val="24"/>
      <w:lang w:eastAsia="en-US"/>
    </w:rPr>
  </w:style>
  <w:style w:type="character" w:customStyle="1" w:styleId="Heading2Char">
    <w:name w:val="Heading 2 Char"/>
    <w:basedOn w:val="DefaultParagraphFont"/>
    <w:link w:val="Heading2"/>
    <w:uiPriority w:val="9"/>
    <w:rsid w:val="008972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TASKS Char"/>
    <w:basedOn w:val="DefaultParagraphFont"/>
    <w:link w:val="Heading3"/>
    <w:uiPriority w:val="9"/>
    <w:rsid w:val="0054518F"/>
    <w:rPr>
      <w:rFonts w:eastAsiaTheme="majorEastAsia" w:cstheme="majorBidi"/>
      <w:b/>
      <w:bCs/>
      <w:color w:val="548DD4" w:themeColor="text2" w:themeTint="99"/>
    </w:rPr>
  </w:style>
  <w:style w:type="character" w:customStyle="1" w:styleId="Heading4Char">
    <w:name w:val="Heading 4 Char"/>
    <w:basedOn w:val="DefaultParagraphFont"/>
    <w:link w:val="Heading4"/>
    <w:uiPriority w:val="9"/>
    <w:rsid w:val="00CB112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BC4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0E0"/>
  </w:style>
  <w:style w:type="paragraph" w:styleId="Footer">
    <w:name w:val="footer"/>
    <w:basedOn w:val="Normal"/>
    <w:link w:val="FooterChar"/>
    <w:uiPriority w:val="99"/>
    <w:unhideWhenUsed/>
    <w:rsid w:val="00BC4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0E0"/>
  </w:style>
  <w:style w:type="paragraph" w:styleId="BalloonText">
    <w:name w:val="Balloon Text"/>
    <w:basedOn w:val="Normal"/>
    <w:link w:val="BalloonTextChar"/>
    <w:uiPriority w:val="99"/>
    <w:semiHidden/>
    <w:unhideWhenUsed/>
    <w:rsid w:val="00AC4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7C8"/>
    <w:rPr>
      <w:rFonts w:ascii="Tahoma" w:hAnsi="Tahoma" w:cs="Tahoma"/>
      <w:sz w:val="16"/>
      <w:szCs w:val="16"/>
    </w:rPr>
  </w:style>
  <w:style w:type="paragraph" w:customStyle="1" w:styleId="CoverLegalText">
    <w:name w:val="Cover Legal Text"/>
    <w:basedOn w:val="Normal"/>
    <w:qFormat/>
    <w:rsid w:val="00AC47C8"/>
    <w:pPr>
      <w:spacing w:line="200" w:lineRule="exact"/>
      <w:jc w:val="both"/>
    </w:pPr>
    <w:rPr>
      <w:rFonts w:ascii="Bliss Pro ExtraLight" w:eastAsia="Calibri" w:hAnsi="Bliss Pro ExtraLight" w:cs="Times New Roman"/>
      <w:sz w:val="14"/>
      <w:szCs w:val="14"/>
      <w:lang w:eastAsia="en-US"/>
    </w:rPr>
  </w:style>
  <w:style w:type="table" w:styleId="TableGrid">
    <w:name w:val="Table Grid"/>
    <w:basedOn w:val="TableNormal"/>
    <w:uiPriority w:val="59"/>
    <w:rsid w:val="009C1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102E"/>
    <w:rPr>
      <w:color w:val="0000FF" w:themeColor="hyperlink"/>
      <w:u w:val="single"/>
    </w:rPr>
  </w:style>
  <w:style w:type="paragraph" w:customStyle="1" w:styleId="HighlightBoxHeading">
    <w:name w:val="Highlight Box Heading"/>
    <w:basedOn w:val="Normal"/>
    <w:next w:val="Normal"/>
    <w:rsid w:val="007D16A5"/>
    <w:pPr>
      <w:keepNext/>
      <w:spacing w:before="260" w:after="260" w:line="230" w:lineRule="auto"/>
      <w:ind w:left="-29"/>
    </w:pPr>
    <w:rPr>
      <w:rFonts w:ascii="Bliss Pro Medium" w:eastAsia="Times New Roman" w:hAnsi="Bliss Pro Medium" w:cs="Times New Roman"/>
      <w:color w:val="009BFF"/>
      <w:sz w:val="24"/>
      <w:szCs w:val="28"/>
      <w:lang w:eastAsia="en-US"/>
    </w:rPr>
  </w:style>
  <w:style w:type="paragraph" w:customStyle="1" w:styleId="CoverContactLineAbove">
    <w:name w:val="Cover Contact (Line Above)"/>
    <w:basedOn w:val="Normal"/>
    <w:rsid w:val="00AB6F17"/>
    <w:pPr>
      <w:framePr w:hSpace="180" w:wrap="around" w:vAnchor="text" w:hAnchor="text" w:y="1597"/>
      <w:suppressAutoHyphens/>
      <w:autoSpaceDE w:val="0"/>
      <w:autoSpaceDN w:val="0"/>
      <w:adjustRightInd w:val="0"/>
      <w:spacing w:after="180" w:line="190" w:lineRule="atLeast"/>
      <w:textAlignment w:val="center"/>
    </w:pPr>
    <w:rPr>
      <w:rFonts w:ascii="Bliss Pro Medium" w:eastAsia="Calibri" w:hAnsi="Bliss Pro Medium" w:cs="Bliss Pro Light"/>
      <w:color w:val="009BFF"/>
      <w:sz w:val="24"/>
      <w:szCs w:val="24"/>
      <w:lang w:eastAsia="en-US"/>
    </w:rPr>
  </w:style>
  <w:style w:type="paragraph" w:styleId="TOCHeading">
    <w:name w:val="TOC Heading"/>
    <w:basedOn w:val="Heading1"/>
    <w:next w:val="Normal"/>
    <w:uiPriority w:val="39"/>
    <w:unhideWhenUsed/>
    <w:qFormat/>
    <w:rsid w:val="00BD01CA"/>
    <w:pPr>
      <w:keepNext/>
      <w:keepLines/>
      <w:pBdr>
        <w:top w:val="nil"/>
      </w:pBdr>
      <w:suppressAutoHyphens w:val="0"/>
      <w:autoSpaceDE/>
      <w:autoSpaceDN/>
      <w:adjustRightInd/>
      <w:spacing w:before="480" w:after="0" w:line="276" w:lineRule="auto"/>
      <w:textAlignment w:val="auto"/>
      <w:outlineLvl w:val="9"/>
    </w:pPr>
    <w:rPr>
      <w:rFonts w:ascii="Bliss Pro Bold" w:eastAsiaTheme="majorEastAsia" w:hAnsi="Bliss Pro Bold" w:cstheme="majorBidi"/>
      <w:b/>
      <w:bCs/>
      <w:color w:val="365F91" w:themeColor="accent1" w:themeShade="BF"/>
      <w:szCs w:val="28"/>
      <w:lang w:eastAsia="ja-JP"/>
    </w:rPr>
  </w:style>
  <w:style w:type="paragraph" w:customStyle="1" w:styleId="FOLIO">
    <w:name w:val="FOLIO"/>
    <w:basedOn w:val="Normal"/>
    <w:uiPriority w:val="99"/>
    <w:rsid w:val="0070174A"/>
    <w:pPr>
      <w:tabs>
        <w:tab w:val="left" w:pos="360"/>
        <w:tab w:val="right" w:pos="10800"/>
      </w:tabs>
      <w:autoSpaceDE w:val="0"/>
      <w:autoSpaceDN w:val="0"/>
      <w:adjustRightInd w:val="0"/>
      <w:spacing w:after="0" w:line="180" w:lineRule="atLeast"/>
      <w:textAlignment w:val="center"/>
    </w:pPr>
    <w:rPr>
      <w:rFonts w:ascii="Bliss Pro Regular" w:eastAsia="Calibri" w:hAnsi="Bliss Pro Regular" w:cs="Bliss Pro Regular"/>
      <w:caps/>
      <w:color w:val="828183"/>
      <w:spacing w:val="5"/>
      <w:sz w:val="14"/>
      <w:szCs w:val="14"/>
      <w:lang w:eastAsia="en-US"/>
    </w:rPr>
  </w:style>
  <w:style w:type="paragraph" w:styleId="TOC2">
    <w:name w:val="toc 2"/>
    <w:basedOn w:val="Normal"/>
    <w:next w:val="Normal"/>
    <w:autoRedefine/>
    <w:uiPriority w:val="39"/>
    <w:unhideWhenUsed/>
    <w:rsid w:val="008972F1"/>
    <w:pPr>
      <w:spacing w:after="100"/>
      <w:ind w:left="220"/>
    </w:pPr>
  </w:style>
  <w:style w:type="paragraph" w:styleId="ListParagraph">
    <w:name w:val="List Paragraph"/>
    <w:basedOn w:val="Normal"/>
    <w:uiPriority w:val="34"/>
    <w:qFormat/>
    <w:rsid w:val="00822C71"/>
    <w:pPr>
      <w:ind w:left="720"/>
      <w:contextualSpacing/>
    </w:pPr>
  </w:style>
  <w:style w:type="paragraph" w:styleId="TOC3">
    <w:name w:val="toc 3"/>
    <w:basedOn w:val="Normal"/>
    <w:next w:val="Normal"/>
    <w:autoRedefine/>
    <w:uiPriority w:val="39"/>
    <w:unhideWhenUsed/>
    <w:rsid w:val="00822C71"/>
    <w:pPr>
      <w:spacing w:after="100"/>
      <w:ind w:left="440"/>
    </w:pPr>
  </w:style>
  <w:style w:type="character" w:styleId="CommentReference">
    <w:name w:val="annotation reference"/>
    <w:basedOn w:val="DefaultParagraphFont"/>
    <w:uiPriority w:val="99"/>
    <w:semiHidden/>
    <w:unhideWhenUsed/>
    <w:rsid w:val="00701E06"/>
    <w:rPr>
      <w:sz w:val="16"/>
      <w:szCs w:val="16"/>
    </w:rPr>
  </w:style>
  <w:style w:type="paragraph" w:styleId="CommentText">
    <w:name w:val="annotation text"/>
    <w:basedOn w:val="Normal"/>
    <w:link w:val="CommentTextChar"/>
    <w:uiPriority w:val="99"/>
    <w:semiHidden/>
    <w:unhideWhenUsed/>
    <w:rsid w:val="00701E06"/>
    <w:pPr>
      <w:spacing w:line="240" w:lineRule="auto"/>
    </w:pPr>
    <w:rPr>
      <w:sz w:val="20"/>
      <w:szCs w:val="20"/>
    </w:rPr>
  </w:style>
  <w:style w:type="character" w:customStyle="1" w:styleId="CommentTextChar">
    <w:name w:val="Comment Text Char"/>
    <w:basedOn w:val="DefaultParagraphFont"/>
    <w:link w:val="CommentText"/>
    <w:uiPriority w:val="99"/>
    <w:semiHidden/>
    <w:rsid w:val="00701E06"/>
    <w:rPr>
      <w:sz w:val="20"/>
      <w:szCs w:val="20"/>
    </w:rPr>
  </w:style>
  <w:style w:type="paragraph" w:styleId="CommentSubject">
    <w:name w:val="annotation subject"/>
    <w:basedOn w:val="CommentText"/>
    <w:next w:val="CommentText"/>
    <w:link w:val="CommentSubjectChar"/>
    <w:uiPriority w:val="99"/>
    <w:semiHidden/>
    <w:unhideWhenUsed/>
    <w:rsid w:val="00701E06"/>
    <w:rPr>
      <w:b/>
      <w:bCs/>
    </w:rPr>
  </w:style>
  <w:style w:type="character" w:customStyle="1" w:styleId="CommentSubjectChar">
    <w:name w:val="Comment Subject Char"/>
    <w:basedOn w:val="CommentTextChar"/>
    <w:link w:val="CommentSubject"/>
    <w:uiPriority w:val="99"/>
    <w:semiHidden/>
    <w:rsid w:val="00701E06"/>
    <w:rPr>
      <w:b/>
      <w:bCs/>
      <w:sz w:val="20"/>
      <w:szCs w:val="20"/>
    </w:rPr>
  </w:style>
  <w:style w:type="paragraph" w:customStyle="1" w:styleId="norma">
    <w:name w:val="norma"/>
    <w:basedOn w:val="Header"/>
    <w:rsid w:val="00EC7A7E"/>
    <w:pPr>
      <w:framePr w:hSpace="180" w:wrap="notBeside" w:vAnchor="text" w:hAnchor="margin" w:y="4"/>
      <w:tabs>
        <w:tab w:val="clear" w:pos="4680"/>
        <w:tab w:val="clear" w:pos="9360"/>
        <w:tab w:val="center" w:pos="4320"/>
        <w:tab w:val="right" w:pos="8640"/>
      </w:tabs>
    </w:pPr>
    <w:rPr>
      <w:rFonts w:ascii="Tahoma" w:eastAsia="Batang" w:hAnsi="Tahoma" w:cs="Times New Roman"/>
      <w:noProof/>
      <w:sz w:val="20"/>
      <w:szCs w:val="20"/>
      <w:lang w:val="en-AU" w:eastAsia="en-US"/>
    </w:rPr>
  </w:style>
  <w:style w:type="paragraph" w:customStyle="1" w:styleId="CoverContactText">
    <w:name w:val="Cover Contact Text"/>
    <w:basedOn w:val="Normal"/>
    <w:rsid w:val="0075656A"/>
    <w:pPr>
      <w:framePr w:hSpace="180" w:wrap="around" w:vAnchor="text" w:hAnchor="text" w:y="1597"/>
      <w:suppressAutoHyphens/>
      <w:autoSpaceDE w:val="0"/>
      <w:autoSpaceDN w:val="0"/>
      <w:adjustRightInd w:val="0"/>
      <w:spacing w:after="0" w:line="190" w:lineRule="atLeast"/>
      <w:textAlignment w:val="center"/>
    </w:pPr>
    <w:rPr>
      <w:rFonts w:ascii="Bliss Pro Light" w:eastAsia="Batang" w:hAnsi="Bliss Pro Light" w:cs="Bliss Pro Light"/>
      <w:noProof/>
      <w:color w:val="828183"/>
      <w:sz w:val="20"/>
      <w:szCs w:val="20"/>
      <w:lang w:eastAsia="en-US"/>
    </w:rPr>
  </w:style>
  <w:style w:type="paragraph" w:customStyle="1" w:styleId="TableColumnHeadingLeftAlign">
    <w:name w:val="Table Column Heading Left Align"/>
    <w:basedOn w:val="Normal"/>
    <w:rsid w:val="003C20A6"/>
    <w:pPr>
      <w:keepNext/>
      <w:spacing w:before="60" w:after="15" w:line="216" w:lineRule="auto"/>
    </w:pPr>
    <w:rPr>
      <w:rFonts w:ascii="Bliss Pro Bold" w:eastAsia="Times New Roman" w:hAnsi="Bliss Pro Bold" w:cs="Times New Roman"/>
      <w:caps/>
      <w:color w:val="009BFF"/>
      <w:sz w:val="16"/>
      <w:szCs w:val="19"/>
      <w:lang w:eastAsia="en-US"/>
    </w:rPr>
  </w:style>
  <w:style w:type="paragraph" w:customStyle="1" w:styleId="ANZBodyCopyTable">
    <w:name w:val="ANZ Body Copy Table"/>
    <w:basedOn w:val="Normal"/>
    <w:rsid w:val="003C20A6"/>
    <w:pPr>
      <w:spacing w:after="180" w:line="240" w:lineRule="auto"/>
    </w:pPr>
    <w:rPr>
      <w:rFonts w:ascii="Verdana" w:eastAsia="Times New Roman" w:hAnsi="Verdana" w:cs="Times New (W1)"/>
      <w:sz w:val="16"/>
      <w:szCs w:val="18"/>
      <w:lang w:val="en-GB" w:eastAsia="en-GB"/>
    </w:rPr>
  </w:style>
  <w:style w:type="paragraph" w:customStyle="1" w:styleId="table-smallfont">
    <w:name w:val="table - small font"/>
    <w:basedOn w:val="Normal"/>
    <w:rsid w:val="003C20A6"/>
    <w:pPr>
      <w:spacing w:before="60" w:after="60" w:line="240" w:lineRule="auto"/>
    </w:pPr>
    <w:rPr>
      <w:rFonts w:ascii="Verdana" w:eastAsia="Times New Roman" w:hAnsi="Verdana" w:cs="Times New Roman"/>
      <w:sz w:val="16"/>
      <w:szCs w:val="20"/>
      <w:lang w:val="en-GB" w:eastAsia="en-US"/>
    </w:rPr>
  </w:style>
  <w:style w:type="paragraph" w:customStyle="1" w:styleId="StyleNormalIndentLatinArialLeft063cm">
    <w:name w:val="Style Normal Indent + (Latin) Arial Left:  0.63 cm"/>
    <w:basedOn w:val="NormalIndent"/>
    <w:autoRedefine/>
    <w:rsid w:val="003C20A6"/>
    <w:pPr>
      <w:tabs>
        <w:tab w:val="left" w:pos="2127"/>
      </w:tabs>
      <w:spacing w:before="40" w:after="40" w:line="240" w:lineRule="auto"/>
      <w:ind w:left="284"/>
      <w:jc w:val="both"/>
    </w:pPr>
    <w:rPr>
      <w:rFonts w:ascii="Arial" w:eastAsia="Calibri" w:hAnsi="Arial" w:cs="Times New Roman"/>
      <w:noProof/>
      <w:sz w:val="20"/>
      <w:szCs w:val="20"/>
      <w:lang w:val="en-AU" w:eastAsia="en-US"/>
    </w:rPr>
  </w:style>
  <w:style w:type="paragraph" w:styleId="NormalIndent">
    <w:name w:val="Normal Indent"/>
    <w:basedOn w:val="Normal"/>
    <w:uiPriority w:val="99"/>
    <w:semiHidden/>
    <w:unhideWhenUsed/>
    <w:rsid w:val="003C20A6"/>
    <w:pPr>
      <w:ind w:left="720"/>
    </w:pPr>
  </w:style>
  <w:style w:type="character" w:styleId="SubtleEmphasis">
    <w:name w:val="Subtle Emphasis"/>
    <w:basedOn w:val="DefaultParagraphFont"/>
    <w:uiPriority w:val="19"/>
    <w:qFormat/>
    <w:rsid w:val="0002030F"/>
    <w:rPr>
      <w:i/>
      <w:iCs/>
      <w:color w:val="808080" w:themeColor="text1" w:themeTint="7F"/>
    </w:rPr>
  </w:style>
  <w:style w:type="paragraph" w:styleId="Caption">
    <w:name w:val="caption"/>
    <w:basedOn w:val="Normal"/>
    <w:next w:val="Normal"/>
    <w:uiPriority w:val="35"/>
    <w:unhideWhenUsed/>
    <w:qFormat/>
    <w:rsid w:val="00121922"/>
    <w:pPr>
      <w:spacing w:line="240" w:lineRule="auto"/>
    </w:pPr>
    <w:rPr>
      <w:b/>
      <w:bCs/>
      <w:color w:val="4F81BD" w:themeColor="accent1"/>
      <w:sz w:val="18"/>
      <w:szCs w:val="18"/>
    </w:rPr>
  </w:style>
  <w:style w:type="paragraph" w:styleId="Revision">
    <w:name w:val="Revision"/>
    <w:hidden/>
    <w:uiPriority w:val="99"/>
    <w:semiHidden/>
    <w:rsid w:val="00B351C7"/>
    <w:pPr>
      <w:spacing w:after="0" w:line="240" w:lineRule="auto"/>
    </w:pPr>
  </w:style>
  <w:style w:type="character" w:styleId="Strong">
    <w:name w:val="Strong"/>
    <w:basedOn w:val="DefaultParagraphFont"/>
    <w:uiPriority w:val="22"/>
    <w:qFormat/>
    <w:rsid w:val="00C533BA"/>
    <w:rPr>
      <w:b/>
      <w:bCs/>
    </w:rPr>
  </w:style>
  <w:style w:type="character" w:styleId="Emphasis">
    <w:name w:val="Emphasis"/>
    <w:basedOn w:val="DefaultParagraphFont"/>
    <w:uiPriority w:val="20"/>
    <w:qFormat/>
    <w:rsid w:val="00B32CEB"/>
    <w:rPr>
      <w:i/>
      <w:iCs/>
    </w:rPr>
  </w:style>
  <w:style w:type="table" w:customStyle="1" w:styleId="ScrollSectionColumn">
    <w:name w:val="Scroll Section Column"/>
    <w:basedOn w:val="TableNormal"/>
    <w:uiPriority w:val="99"/>
    <w:rsid w:val="00E868FB"/>
    <w:pPr>
      <w:spacing w:after="0"/>
    </w:pPr>
    <w:tblPr/>
  </w:style>
  <w:style w:type="table" w:customStyle="1" w:styleId="ScrollTip">
    <w:name w:val="Scroll Tip"/>
    <w:basedOn w:val="TableNormal"/>
    <w:uiPriority w:val="99"/>
    <w:qFormat/>
    <w:rsid w:val="0099620C"/>
    <w:pPr>
      <w:spacing w:after="0"/>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spacing w:after="0"/>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spacing w:after="0"/>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spacing w:after="0"/>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E868FB"/>
    <w:pPr>
      <w:spacing w:after="0"/>
    </w:p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spacing w:after="0"/>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spacing w:after="0"/>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spacing w:after="0"/>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TOC1">
    <w:name w:val="toc 1"/>
    <w:basedOn w:val="Normal"/>
    <w:next w:val="Normal"/>
    <w:autoRedefine/>
    <w:uiPriority w:val="39"/>
    <w:rsid w:val="00805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19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rswiki.analytics.moodys.net/display/BRT/SECURITY_POSITION+Field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rswiki.analytics.moodys.net/display/BRT/FACILITY+Fiel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rswiki.analytics.moodys.net/display/BRT/LOANDEPO+Field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hyperlink" Target="http://www.moodysanalytics.com" TargetMode="External"/><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37E2C-5812-4310-BE50-5EEF9761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5342</Words>
  <Characters>30452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Detailed Design Spec</vt:lpstr>
    </vt:vector>
  </TitlesOfParts>
  <Company>Moody's Corporation</Company>
  <LinksUpToDate>false</LinksUpToDate>
  <CharactersWithSpaces>35723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Spec</dc:title>
  <dc:creator>Diego Mastroianni</dc:creator>
  <cp:keywords>MUFG UB</cp:keywords>
  <cp:lastModifiedBy>Lo Yuen San, Sandy (non-empl)</cp:lastModifiedBy>
  <cp:revision>2</cp:revision>
  <cp:lastPrinted>2014-06-03T19:50:00Z</cp:lastPrinted>
  <dcterms:created xsi:type="dcterms:W3CDTF">2020-04-02T07:41:00Z</dcterms:created>
  <dcterms:modified xsi:type="dcterms:W3CDTF">2020-04-02T07:41:00Z</dcterms:modified>
</cp:coreProperties>
</file>